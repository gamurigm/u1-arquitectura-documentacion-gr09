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1844B" w14:textId="58ECEFBA" w:rsidR="00A64875" w:rsidRDefault="009E6FE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  <w:sectPr w:rsidR="00A64875" w:rsidSect="00AE0788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8D99516" wp14:editId="52AAE65F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889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612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271D0" w14:textId="154BBCB1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75052249" w14:textId="711B66E9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9E6FEE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>MANUAL TÉCNICO SOAP JAVA SINBDD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104D04F5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61012FAC" w14:textId="65ABF118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 xml:space="preserve">GRUPO 09</w:t>
                            </w:r>
                            <w:r w:rsidR="009E6FEE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/>
                            </w:r>
                          </w:p>
                          <w:p w14:paraId="7B87F30E" w14:textId="6F7E20E8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JULIO ENRIQUE VICHE CASTILLO</w:t>
                            </w:r>
                            <w:proofErr w:type="spellEnd"/>
                          </w:p>
                          <w:p w14:paraId="54C1519A" w14:textId="64701462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/>
                            </w:r>
                            <w:proofErr w:type="spellEnd"/>
                          </w:p>
                          <w:p w14:paraId="3ACADCCD" w14:textId="05FAF59A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/>
                            </w:r>
                          </w:p>
                          <w:p w14:paraId="75748F47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058EBBB8" w14:textId="67BAAF78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4FC43A57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Ing. Eduardo Mauricio Campaña Ortega</w:t>
                            </w:r>
                          </w:p>
                          <w:p w14:paraId="35FEF3CC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.</w:t>
                            </w:r>
                          </w:p>
                          <w:p w14:paraId="10DBAAEF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Ingeniería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 de Software</w:t>
                            </w:r>
                          </w:p>
                          <w:p w14:paraId="563953C9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Seguridad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Información</w:t>
                            </w:r>
                            <w:proofErr w:type="spellEnd"/>
                          </w:p>
                          <w:p w14:paraId="78F6E113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7050325D" w14:textId="62920F82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FECHA 27-Oct-26</w:t>
                            </w:r>
                          </w:p>
                          <w:p w14:paraId="4FA90CA6" w14:textId="386BF383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 xml:space="preserve"> </w:t>
                            </w:r>
                            <w:r w:rsidR="009E6FEE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>27-Oct-26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99516" id="Rectángulo 32" o:spid="_x0000_s1026" style="position:absolute;left:0;text-align:left;margin-left:13.95pt;margin-top:203.6pt;width:421.5pt;height:48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" filled="f" stroked="f">
                <v:textbox inset="2.53958mm,1.2694mm,2.53958mm,1.2694mm">
                  <w:txbxContent>
                    <w:p w14:paraId="49F271D0" w14:textId="154BBCB1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75052249" w14:textId="711B66E9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 w:rsidRPr="009E6FEE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>MANUAL TÉCNICO SOAP JAVA SINBDD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104D04F5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61012FAC" w14:textId="65ABF118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 xml:space="preserve">GRUPO 09</w:t>
                      </w:r>
                      <w:r w:rsidR="009E6FEE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/>
                      </w:r>
                    </w:p>
                    <w:p w14:paraId="7B87F30E" w14:textId="6F7E20E8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JULIO ENRIQUE VICHE CASTILLO</w:t>
                      </w:r>
                      <w:proofErr w:type="spellEnd"/>
                    </w:p>
                    <w:p w14:paraId="54C1519A" w14:textId="64701462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/>
                      </w:r>
                      <w:proofErr w:type="spellEnd"/>
                    </w:p>
                    <w:p w14:paraId="3ACADCCD" w14:textId="05FAF59A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/>
                      </w:r>
                    </w:p>
                    <w:p w14:paraId="75748F47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058EBBB8" w14:textId="67BAAF78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4FC43A57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Ing. Eduardo Mauricio Campaña Ortega</w:t>
                      </w:r>
                    </w:p>
                    <w:p w14:paraId="35FEF3CC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MIS.MDU.CCNA.CCIA</w:t>
                      </w:r>
                      <w:proofErr w:type="gram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.</w:t>
                      </w:r>
                    </w:p>
                    <w:p w14:paraId="10DBAAEF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Ingeniería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de Software</w:t>
                      </w:r>
                    </w:p>
                    <w:p w14:paraId="563953C9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Seguridad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Información</w:t>
                      </w:r>
                      <w:proofErr w:type="spellEnd"/>
                    </w:p>
                    <w:p w14:paraId="78F6E113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7050325D" w14:textId="62920F82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FECHA 27-Oct-26</w:t>
                      </w:r>
                    </w:p>
                    <w:p w14:paraId="4FA90CA6" w14:textId="386BF383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 xml:space="preserve"> </w:t>
                      </w:r>
                      <w:r w:rsidR="009E6FEE"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>27-Oct-26</w:t>
                      </w:r>
                    </w:p>
                  </w:txbxContent>
                </v:textbox>
              </v:rect>
            </w:pict>
          </mc:Fallback>
        </mc:AlternateContent>
      </w:r>
      <w:r w:rsidR="000D7AA2"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C5ED23C" wp14:editId="6F5FDCFB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D83F36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DE4B70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3722FE" w14:textId="77777777" w:rsidR="00A64875" w:rsidRDefault="000D7AA2">
                                <w:pPr>
                                  <w:spacing w:before="0"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5ED23C" id="Grupo 1" o:spid="_x0000_s1027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6X2mUzYQAAB7hQAADgAAAAAAAAAAAAAAAAAu&#10;AgAAZHJzL2Uyb0RvYy54bWxQSwECLQAUAAYACAAAACEAU7al3+EAAAAMAQAADwAAAAAAAAAAAAAA&#10;AACQEgAAZHJzL2Rvd25yZXYueG1sUEsFBgAAAAAEAAQA8wAAAJ4TAAAAAA==&#10;">
                <v:group id="Grupo 2" o:spid="_x0000_s1028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9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9D83F36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6BDE4B70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1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223722FE" w14:textId="77777777" w:rsidR="00A64875" w:rsidRDefault="000D7AA2">
                          <w:pPr>
                            <w:spacing w:before="0"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4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5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6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7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8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9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40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1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2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3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4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5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7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8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9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50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1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2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3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4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5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6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7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bookmarkStart w:id="0" w:name="_nqmiesu5ec3d" w:colFirst="0" w:colLast="0"/>
      <w:bookmarkEnd w:id="0"/>
      <w:r w:rsidR="000D7AA2">
        <w:rPr>
          <w:noProof/>
        </w:rPr>
        <w:drawing>
          <wp:anchor distT="0" distB="0" distL="114300" distR="114300" simplePos="0" relativeHeight="251660288" behindDoc="0" locked="0" layoutInCell="1" hidden="0" allowOverlap="1" wp14:anchorId="6AC5F85A" wp14:editId="47D59040">
            <wp:simplePos x="0" y="0"/>
            <wp:positionH relativeFrom="column">
              <wp:posOffset>1767839</wp:posOffset>
            </wp:positionH>
            <wp:positionV relativeFrom="paragraph">
              <wp:posOffset>357587</wp:posOffset>
            </wp:positionV>
            <wp:extent cx="3482340" cy="2179320"/>
            <wp:effectExtent l="0" t="0" r="0" b="0"/>
            <wp:wrapNone/>
            <wp:docPr id="55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3D23A9" w14:textId="55FBF0BA" w:rsidR="00A64875" w:rsidRDefault="009E6FEE">
      <w:pPr>
        <w:rPr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lastRenderedPageBreak/>
        <w:t>MANUAL TÉCNICO SOAP JAVA SINBDD</w:t>
      </w:r>
    </w:p>
    <w:sdt>
      <w:sdtPr>
        <w:id w:val="-1567231009"/>
        <w:docPartObj>
          <w:docPartGallery w:val="Table of Contents"/>
          <w:docPartUnique/>
        </w:docPartObj>
      </w:sdtPr>
      <w:sdtEndPr/>
      <w:sdtContent>
        <w:p w14:paraId="4A8DF252" w14:textId="77777777" w:rsidR="00A64875" w:rsidRDefault="000D7AA2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5qu6yv7g0wtf">
            <w:r>
              <w:t>ÍNDICE DE TABLAS</w:t>
            </w:r>
            <w:r>
              <w:tab/>
              <w:t>7</w:t>
            </w:r>
          </w:hyperlink>
        </w:p>
        <w:p w14:paraId="42960B2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mbupbgatxce0">
            <w:r w:rsidR="000D7AA2">
              <w:t>PARTE PRÁCTICA</w:t>
            </w:r>
            <w:r w:rsidR="000D7AA2">
              <w:tab/>
              <w:t>9</w:t>
            </w:r>
          </w:hyperlink>
        </w:p>
        <w:p w14:paraId="1136CF6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jrovtvs8fxy6">
            <w:r w:rsidR="000D7AA2">
              <w:t>INSTALACIÓN DE HERRAMIENTAS</w:t>
            </w:r>
            <w:r w:rsidR="000D7AA2">
              <w:tab/>
              <w:t>9</w:t>
            </w:r>
          </w:hyperlink>
        </w:p>
        <w:p w14:paraId="7EC076E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m20imtskhg83">
            <w:r w:rsidR="000D7AA2">
              <w:t>ESTRUCTURA DE PROYECTO</w:t>
            </w:r>
            <w:r w:rsidR="000D7AA2">
              <w:tab/>
              <w:t>9</w:t>
            </w:r>
          </w:hyperlink>
        </w:p>
        <w:p w14:paraId="389DF10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u1vuu4pntpf">
            <w:r w:rsidR="000D7AA2">
              <w:t>INSTALACIÓN Y CONFIGURACIÓN DE HERRAMIENTAS</w:t>
            </w:r>
            <w:r w:rsidR="000D7AA2">
              <w:tab/>
              <w:t>9</w:t>
            </w:r>
          </w:hyperlink>
        </w:p>
        <w:p w14:paraId="1E35730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7q9o7zd1cjig">
            <w:r w:rsidR="000D7AA2">
              <w:t>INSTALACIÓN Y CONFIGURACIÓN DE APACHE NETBEANS 24</w:t>
            </w:r>
            <w:r w:rsidR="000D7AA2">
              <w:tab/>
              <w:t>9</w:t>
            </w:r>
          </w:hyperlink>
        </w:p>
        <w:p w14:paraId="038B0F04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lzr3w8caxyhp">
            <w:r w:rsidR="000D7AA2">
              <w:t>INSTALACIÓN Y CONFIGURACIÓN DE ANDROID STUDIO</w:t>
            </w:r>
            <w:r w:rsidR="000D7AA2">
              <w:tab/>
              <w:t>11</w:t>
            </w:r>
          </w:hyperlink>
        </w:p>
        <w:p w14:paraId="08CBD1C4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h4qy61mvg7ju">
            <w:r w:rsidR="000D7AA2">
              <w:t>APLICACIONES SERVIDOR</w:t>
            </w:r>
            <w:r w:rsidR="000D7AA2">
              <w:tab/>
              <w:t>13</w:t>
            </w:r>
          </w:hyperlink>
        </w:p>
        <w:p w14:paraId="0E3B005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5nw2f1g06yp">
            <w:r w:rsidR="000D7AA2">
              <w:t>CREACIÓN DEL PROYECTO SERVIDOR</w:t>
            </w:r>
            <w:r w:rsidR="000D7AA2">
              <w:tab/>
              <w:t>13</w:t>
            </w:r>
          </w:hyperlink>
        </w:p>
        <w:p w14:paraId="088966B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o7cv8f8a31bn">
            <w:r w:rsidR="000D7AA2">
              <w:t>CODIFICACIÓN DEL PROYECTO SERVIDOR</w:t>
            </w:r>
            <w:r w:rsidR="000D7AA2">
              <w:tab/>
              <w:t>14</w:t>
            </w:r>
          </w:hyperlink>
        </w:p>
        <w:p w14:paraId="1A367B82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ppadzl5el0sl">
            <w:r w:rsidR="000D7AA2">
              <w:t>CREACIÓN DE PAQUETES</w:t>
            </w:r>
            <w:r w:rsidR="000D7AA2">
              <w:tab/>
              <w:t>14</w:t>
            </w:r>
          </w:hyperlink>
        </w:p>
        <w:p w14:paraId="372CFBD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to781gmgk695">
            <w:r w:rsidR="000D7AA2">
              <w:t>CREACIÓN DE WEBSERVICES</w:t>
            </w:r>
            <w:r w:rsidR="000D7AA2">
              <w:tab/>
              <w:t>15</w:t>
            </w:r>
          </w:hyperlink>
        </w:p>
        <w:p w14:paraId="53C5A01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1slw5epleuah">
            <w:r w:rsidR="000D7AA2">
              <w:t>CREACIÓN DE SERVICIO</w:t>
            </w:r>
            <w:r w:rsidR="000D7AA2">
              <w:tab/>
              <w:t>17</w:t>
            </w:r>
          </w:hyperlink>
        </w:p>
        <w:p w14:paraId="5F9ACB3F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kydtc4osq1ys">
            <w:r w:rsidR="000D7AA2">
              <w:t>PRUEBAS DE LOS SERVICIOS</w:t>
            </w:r>
            <w:r w:rsidR="000D7AA2">
              <w:tab/>
              <w:t>19</w:t>
            </w:r>
          </w:hyperlink>
        </w:p>
        <w:p w14:paraId="507421A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</w:rPr>
          </w:pPr>
          <w:hyperlink>
            <w:r w:rsidR="000D7AA2">
              <w:t>CODIFICACIÓN DE LOS CLIENTES</w:t>
            </w:r>
            <w:r w:rsidR="000D7AA2">
              <w:tab/>
              <w:t>22</w:t>
            </w:r>
          </w:hyperlink>
        </w:p>
        <w:p w14:paraId="123AECF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pb2bgcy42goj">
            <w:r w:rsidR="000D7AA2">
              <w:t>CLIENTE CONSOLA</w:t>
            </w:r>
            <w:r w:rsidR="000D7AA2">
              <w:tab/>
              <w:t>22</w:t>
            </w:r>
          </w:hyperlink>
        </w:p>
        <w:p w14:paraId="79A2750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ovyihp7hnlu7">
            <w:r w:rsidR="000D7AA2">
              <w:t>CREACIÓN DEL PROYECTO</w:t>
            </w:r>
            <w:r w:rsidR="000D7AA2">
              <w:tab/>
              <w:t>22</w:t>
            </w:r>
          </w:hyperlink>
        </w:p>
        <w:p w14:paraId="6870ACE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zd5b6ud454m9">
            <w:r w:rsidR="000D7AA2">
              <w:t>ESTRUCTURA DEL PROYECTO</w:t>
            </w:r>
            <w:r w:rsidR="000D7AA2">
              <w:tab/>
              <w:t>23</w:t>
            </w:r>
          </w:hyperlink>
        </w:p>
        <w:p w14:paraId="45A67455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ssisiliqa5op">
            <w:r w:rsidR="000D7AA2">
              <w:t>CODIFICACIÓN DEL PROYECTO CLIENTE CONSOLA</w:t>
            </w:r>
            <w:r w:rsidR="000D7AA2">
              <w:tab/>
              <w:t>23</w:t>
            </w:r>
          </w:hyperlink>
        </w:p>
        <w:p w14:paraId="1DC9CD3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k9ecemz4imc2">
            <w:r w:rsidR="000D7AA2">
              <w:t>CREACIÓN DE MODELOS Y VISTAS</w:t>
            </w:r>
            <w:r w:rsidR="000D7AA2">
              <w:tab/>
              <w:t>23</w:t>
            </w:r>
          </w:hyperlink>
        </w:p>
        <w:p w14:paraId="61D2F692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y80josyyiv2s">
            <w:r w:rsidR="000D7AA2">
              <w:t>EJECUCIÓN DEL CLIENTE DE CONSOLA</w:t>
            </w:r>
            <w:r w:rsidR="000D7AA2">
              <w:tab/>
              <w:t>28</w:t>
            </w:r>
          </w:hyperlink>
        </w:p>
        <w:p w14:paraId="754A2A55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ESCRITORIO</w:t>
            </w:r>
            <w:r w:rsidR="000D7AA2">
              <w:tab/>
              <w:t>30</w:t>
            </w:r>
          </w:hyperlink>
        </w:p>
        <w:p w14:paraId="39470347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8q9x4hgse9iu">
            <w:r w:rsidR="000D7AA2">
              <w:t>CREACIÓN DEL PROYECTO</w:t>
            </w:r>
            <w:r w:rsidR="000D7AA2">
              <w:tab/>
              <w:t>30</w:t>
            </w:r>
          </w:hyperlink>
        </w:p>
        <w:p w14:paraId="7455932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4z2a0ke5vby1">
            <w:r w:rsidR="000D7AA2">
              <w:t>ESTRUCTURA DEL PROYECTO</w:t>
            </w:r>
            <w:r w:rsidR="000D7AA2">
              <w:tab/>
              <w:t>30</w:t>
            </w:r>
          </w:hyperlink>
        </w:p>
        <w:p w14:paraId="11FA5F1D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3j26d7lqnrwz">
            <w:r w:rsidR="000D7AA2">
              <w:t>CODIFICACIÓN DEL PROYECTO CLIENTE ESCRITORIO</w:t>
            </w:r>
            <w:r w:rsidR="000D7AA2">
              <w:tab/>
              <w:t>30</w:t>
            </w:r>
          </w:hyperlink>
        </w:p>
        <w:p w14:paraId="4D1F946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w39z7hrs508b">
            <w:r w:rsidR="000D7AA2">
              <w:t>CREACIÓN DE MODELOS</w:t>
            </w:r>
            <w:r w:rsidR="000D7AA2">
              <w:tab/>
              <w:t>30</w:t>
            </w:r>
          </w:hyperlink>
        </w:p>
        <w:p w14:paraId="4F8D2E7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9064n7ze3bs4">
            <w:r w:rsidR="000D7AA2">
              <w:t>EJECUCIÓN DEL CLIENTE DE ESCRITORIO</w:t>
            </w:r>
            <w:r w:rsidR="000D7AA2">
              <w:tab/>
              <w:t>32</w:t>
            </w:r>
          </w:hyperlink>
        </w:p>
        <w:p w14:paraId="763BD55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WEB</w:t>
            </w:r>
            <w:r w:rsidR="000D7AA2">
              <w:tab/>
              <w:t>33</w:t>
            </w:r>
          </w:hyperlink>
        </w:p>
        <w:p w14:paraId="7074ED4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DEL PROYECTO</w:t>
            </w:r>
            <w:r w:rsidR="000D7AA2">
              <w:tab/>
              <w:t>33</w:t>
            </w:r>
          </w:hyperlink>
        </w:p>
        <w:p w14:paraId="50BED7B7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ESTRUCTURA DEL PROYECTO</w:t>
            </w:r>
            <w:r w:rsidR="000D7AA2">
              <w:tab/>
              <w:t>33</w:t>
            </w:r>
          </w:hyperlink>
        </w:p>
        <w:p w14:paraId="4466601F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CODIFICACIÓN DEL PROYECTO CLIENTE WEB</w:t>
            </w:r>
            <w:r w:rsidR="000D7AA2">
              <w:tab/>
              <w:t>33</w:t>
            </w:r>
          </w:hyperlink>
        </w:p>
        <w:p w14:paraId="26825A8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MÓVIL</w:t>
            </w:r>
            <w:r w:rsidR="000D7AA2">
              <w:tab/>
              <w:t>41</w:t>
            </w:r>
          </w:hyperlink>
        </w:p>
        <w:p w14:paraId="71D7E20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DEL PROYECTO</w:t>
            </w:r>
            <w:r w:rsidR="000D7AA2">
              <w:tab/>
              <w:t>41</w:t>
            </w:r>
          </w:hyperlink>
        </w:p>
        <w:p w14:paraId="02062EF6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ESTRUCTURA DEL PROYECTO</w:t>
            </w:r>
            <w:r w:rsidR="000D7AA2">
              <w:tab/>
              <w:t>42</w:t>
            </w:r>
          </w:hyperlink>
        </w:p>
        <w:p w14:paraId="42444ABD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CODIFICACIÓN DEL PROYECTO CLIENTE MÓVIL</w:t>
            </w:r>
            <w:r w:rsidR="000D7AA2">
              <w:tab/>
              <w:t>42</w:t>
            </w:r>
          </w:hyperlink>
        </w:p>
        <w:p w14:paraId="50F4176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 MODELOS</w:t>
            </w:r>
            <w:r w:rsidR="000D7AA2">
              <w:tab/>
              <w:t>43</w:t>
            </w:r>
          </w:hyperlink>
        </w:p>
        <w:p w14:paraId="3F333DC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EJECUCIÓN DEL CLIENTE DE MÓVIL</w:t>
            </w:r>
            <w:r w:rsidR="000D7AA2">
              <w:tab/>
              <w:t>46</w:t>
            </w:r>
          </w:hyperlink>
        </w:p>
        <w:p w14:paraId="2BD620A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CONCLUSIONES</w:t>
            </w:r>
            <w:r w:rsidR="000D7AA2">
              <w:tab/>
              <w:t>47</w:t>
            </w:r>
          </w:hyperlink>
        </w:p>
        <w:p w14:paraId="50AFC8A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RECOMENDACIONES</w:t>
            </w:r>
            <w:r w:rsidR="000D7AA2">
              <w:tab/>
              <w:t>48</w:t>
            </w:r>
          </w:hyperlink>
          <w:r w:rsidR="000D7AA2">
            <w:fldChar w:fldCharType="end"/>
          </w:r>
        </w:p>
      </w:sdtContent>
    </w:sdt>
    <w:p w14:paraId="7F5EC1A6" w14:textId="77777777" w:rsidR="00A64875" w:rsidRDefault="000D7A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</w:pPr>
      <w:r>
        <w:rPr>
          <w:b/>
          <w:bCs/>
          <w:color w:val="1F497D"/>
          <w:sz w:val="40"/>
          <w:szCs w:val="40"/>
        </w:rPr>
        <w:lastRenderedPageBreak/>
        <w:t>ÍNDICE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IMÁGENES</w:t>
      </w:r>
    </w:p>
    <w:sdt>
      <w:sdtPr>
        <w:id w:val="-1924512224"/>
        <w:docPartObj>
          <w:docPartGallery w:val="Table of Contents"/>
          <w:docPartUnique/>
        </w:docPartObj>
      </w:sdtPr>
      <w:sdtEndPr/>
      <w:sdtContent>
        <w:p w14:paraId="71380167" w14:textId="7777777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4,1,Heading 6,6,"</w:instrText>
          </w:r>
          <w:r>
            <w:fldChar w:fldCharType="separate"/>
          </w:r>
          <w:hyperlink w:anchor="_2bjgtq3bhp8r">
            <w:r>
              <w:t>Figura 1. Creación de la carpeta raíz</w:t>
            </w:r>
            <w:r>
              <w:tab/>
              <w:t>5</w:t>
            </w:r>
          </w:hyperlink>
        </w:p>
        <w:p w14:paraId="0C9AC62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4p4hynsid89">
            <w:r w:rsidR="000D7AA2">
              <w:t>Figura 2. Estructura inicial del proyecto</w:t>
            </w:r>
            <w:r w:rsidR="000D7AA2">
              <w:tab/>
              <w:t>5</w:t>
            </w:r>
          </w:hyperlink>
        </w:p>
        <w:p w14:paraId="28B18CA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vt7f7ticcxw">
            <w:r w:rsidR="000D7AA2">
              <w:t>Figura 3. Versión de Java JDK 11 o superior en el símbolo del sistema</w:t>
            </w:r>
            <w:r w:rsidR="000D7AA2">
              <w:tab/>
              <w:t>6</w:t>
            </w:r>
          </w:hyperlink>
        </w:p>
        <w:p w14:paraId="3E6CE5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5k6izdr7goo">
            <w:r w:rsidR="000D7AA2">
              <w:t>Figura 4. Página oficial de descarga de Apache NetBeans</w:t>
            </w:r>
            <w:r w:rsidR="000D7AA2">
              <w:tab/>
              <w:t>6</w:t>
            </w:r>
          </w:hyperlink>
        </w:p>
        <w:p w14:paraId="72BFEB2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q3u0xqbk5vd">
            <w:r w:rsidR="000D7AA2">
              <w:t>Figura 5. Instalador Apache NetBeans 24</w:t>
            </w:r>
            <w:r w:rsidR="000D7AA2">
              <w:tab/>
              <w:t>6</w:t>
            </w:r>
          </w:hyperlink>
        </w:p>
        <w:p w14:paraId="47AD4BF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4j22iss11am1">
            <w:r w:rsidR="000D7AA2">
              <w:t>Figura 6. Pantalla inicial de instalación NetBeans 24</w:t>
            </w:r>
            <w:r w:rsidR="000D7AA2">
              <w:tab/>
              <w:t>7</w:t>
            </w:r>
          </w:hyperlink>
        </w:p>
        <w:p w14:paraId="5E4885C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t3bvtvefcr1t">
            <w:r w:rsidR="000D7AA2">
              <w:t>Figura 7. Aplicación Apache NetBeans 24</w:t>
            </w:r>
            <w:r w:rsidR="000D7AA2">
              <w:tab/>
              <w:t>7</w:t>
            </w:r>
          </w:hyperlink>
        </w:p>
        <w:p w14:paraId="1F40A92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pydoqsl83w7">
            <w:r w:rsidR="000D7AA2">
              <w:t>Figura 8. Página oficial de descarga de Android Studio</w:t>
            </w:r>
            <w:r w:rsidR="000D7AA2">
              <w:tab/>
              <w:t>8</w:t>
            </w:r>
          </w:hyperlink>
        </w:p>
        <w:p w14:paraId="0EA5840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k120fwfedy8">
            <w:r w:rsidR="000D7AA2">
              <w:t>Figura 9. Ejecutable Android Studio</w:t>
            </w:r>
            <w:r w:rsidR="000D7AA2">
              <w:tab/>
              <w:t>8</w:t>
            </w:r>
          </w:hyperlink>
        </w:p>
        <w:p w14:paraId="7EC5B72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h618m6eevmf">
            <w:r w:rsidR="000D7AA2">
              <w:t>Figura 10. Pantalla inicial de instalación de Android Studio</w:t>
            </w:r>
            <w:r w:rsidR="000D7AA2">
              <w:tab/>
              <w:t>8</w:t>
            </w:r>
          </w:hyperlink>
        </w:p>
        <w:p w14:paraId="020F89F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fwr4qpmwcm0">
            <w:r w:rsidR="000D7AA2">
              <w:t>Figura 11. Aplicación Android Studio</w:t>
            </w:r>
            <w:r w:rsidR="000D7AA2">
              <w:tab/>
              <w:t>9</w:t>
            </w:r>
          </w:hyperlink>
        </w:p>
        <w:p w14:paraId="292C90E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er3vh469vy8">
            <w:r w:rsidR="000D7AA2">
              <w:t>Figura 12. Creación del proyecto – Servidor SOAP</w:t>
            </w:r>
            <w:r w:rsidR="000D7AA2">
              <w:tab/>
              <w:t>10</w:t>
            </w:r>
          </w:hyperlink>
        </w:p>
        <w:p w14:paraId="2DBF2B3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4aha25iy8e5">
            <w:r w:rsidR="000D7AA2">
              <w:t>Figura 13. Configuración del proyecto 1 - Servidor SOAP</w:t>
            </w:r>
            <w:r w:rsidR="000D7AA2">
              <w:tab/>
              <w:t>10</w:t>
            </w:r>
          </w:hyperlink>
        </w:p>
        <w:p w14:paraId="19EA745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w38mfu860bx">
            <w:r w:rsidR="000D7AA2">
              <w:t>Figura 14. Configuración del proyecto 2 - Servidor SOAP</w:t>
            </w:r>
            <w:r w:rsidR="000D7AA2">
              <w:tab/>
              <w:t>11</w:t>
            </w:r>
          </w:hyperlink>
        </w:p>
        <w:p w14:paraId="527D00E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>
            <w:r w:rsidR="000D7AA2">
              <w:t>Figura 15. Estructura de paquetes - Servidor SOAP</w:t>
            </w:r>
            <w:r w:rsidR="000D7AA2">
              <w:tab/>
              <w:t>11</w:t>
            </w:r>
          </w:hyperlink>
        </w:p>
        <w:p w14:paraId="2098373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>
            <w:r w:rsidR="000D7AA2">
              <w:t>Figura 16. Estructura de paquetes - WebServices</w:t>
            </w:r>
            <w:r w:rsidR="000D7AA2">
              <w:tab/>
              <w:t>12</w:t>
            </w:r>
          </w:hyperlink>
        </w:p>
        <w:p w14:paraId="0A8C2E8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hw42eiwvp2b">
            <w:r w:rsidR="000D7AA2">
              <w:t>Figura 17. Estructura de paquetes - servicios</w:t>
            </w:r>
            <w:r w:rsidR="000D7AA2">
              <w:tab/>
              <w:t>14</w:t>
            </w:r>
          </w:hyperlink>
        </w:p>
        <w:p w14:paraId="3EE0AA5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18. WSDL publicado por Metro/JAX-WS para consultar las operaciones de los endpoints SOAP.</w:t>
            </w:r>
            <w:r w:rsidR="000D7AA2">
              <w:tab/>
              <w:t>17</w:t>
            </w:r>
          </w:hyperlink>
        </w:p>
        <w:p w14:paraId="4BF363C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19. Prueba 1: Login.</w:t>
            </w:r>
            <w:r w:rsidR="000D7AA2">
              <w:tab/>
              <w:t>17</w:t>
            </w:r>
          </w:hyperlink>
        </w:p>
        <w:p w14:paraId="5348C96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20. Prueba 2: Conversor de Longitud.</w:t>
            </w:r>
            <w:r w:rsidR="000D7AA2">
              <w:tab/>
              <w:t>18</w:t>
            </w:r>
          </w:hyperlink>
        </w:p>
        <w:p w14:paraId="2A62452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21. Prueba 3: Conversor de masa.</w:t>
            </w:r>
            <w:r w:rsidR="000D7AA2">
              <w:tab/>
              <w:t>18</w:t>
            </w:r>
          </w:hyperlink>
        </w:p>
        <w:p w14:paraId="1704153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22. Prueba 4: Conversor de temperatura.</w:t>
            </w:r>
            <w:r w:rsidR="000D7AA2">
              <w:tab/>
              <w:t>18</w:t>
            </w:r>
          </w:hyperlink>
        </w:p>
        <w:p w14:paraId="12AE478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9psatiifkxw">
            <w:r w:rsidR="000D7AA2">
              <w:t>Figura 23. Creación del proyecto - Cliente consola</w:t>
            </w:r>
            <w:r w:rsidR="000D7AA2">
              <w:tab/>
              <w:t>19</w:t>
            </w:r>
          </w:hyperlink>
        </w:p>
        <w:p w14:paraId="42FAE58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z7xkxcjzhez">
            <w:r w:rsidR="000D7AA2">
              <w:t>Figura 24. Configuración del proyecto - Cliente consola</w:t>
            </w:r>
            <w:r w:rsidR="000D7AA2">
              <w:tab/>
              <w:t>19</w:t>
            </w:r>
          </w:hyperlink>
        </w:p>
        <w:p w14:paraId="2E43491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ghvi9oqafx6">
            <w:r w:rsidR="000D7AA2">
              <w:t>Figura 25. Estructura del proyecto - Cliente consola</w:t>
            </w:r>
            <w:r w:rsidR="000D7AA2">
              <w:tab/>
              <w:t>20</w:t>
            </w:r>
          </w:hyperlink>
        </w:p>
        <w:p w14:paraId="6657351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ca8mj4vsrgf">
            <w:r w:rsidR="000D7AA2">
              <w:t>Figura 26. Creación de modelos y vistas - Cliente consola</w:t>
            </w:r>
            <w:r w:rsidR="000D7AA2">
              <w:tab/>
              <w:t>20</w:t>
            </w:r>
          </w:hyperlink>
        </w:p>
        <w:p w14:paraId="3A9DAA3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rofx7bpgo8l">
            <w:r w:rsidR="000D7AA2">
              <w:t>Figura 27. Creación de controlador - Cliente consola</w:t>
            </w:r>
            <w:r w:rsidR="000D7AA2">
              <w:tab/>
              <w:t>22</w:t>
            </w:r>
          </w:hyperlink>
        </w:p>
        <w:p w14:paraId="4D981CE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1u9ubf6a0r74">
            <w:r w:rsidR="000D7AA2">
              <w:t>Figura 28. Creación de clase principal - Cliente consola</w:t>
            </w:r>
            <w:r w:rsidR="000D7AA2">
              <w:tab/>
              <w:t>23</w:t>
            </w:r>
          </w:hyperlink>
        </w:p>
        <w:p w14:paraId="5F98CB3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sc6wg5ulgt">
            <w:r w:rsidR="000D7AA2">
              <w:t>Figura 29. Login - Cliente consola</w:t>
            </w:r>
            <w:r w:rsidR="000D7AA2">
              <w:tab/>
              <w:t>25</w:t>
            </w:r>
          </w:hyperlink>
        </w:p>
        <w:p w14:paraId="03B8D0E7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89fyvm1judmv">
            <w:r w:rsidR="000D7AA2">
              <w:t>Figura 30. Conversión de Longitud - Cliente consola</w:t>
            </w:r>
            <w:r w:rsidR="000D7AA2">
              <w:tab/>
              <w:t>25</w:t>
            </w:r>
          </w:hyperlink>
        </w:p>
        <w:p w14:paraId="6432F22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j1zfm5mtd81x">
            <w:r w:rsidR="000D7AA2">
              <w:t>Figura 31. Conversión de Masa - Cliente consola</w:t>
            </w:r>
            <w:r w:rsidR="000D7AA2">
              <w:tab/>
              <w:t>26</w:t>
            </w:r>
          </w:hyperlink>
        </w:p>
        <w:p w14:paraId="1181946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vt7wu22kr78">
            <w:r w:rsidR="000D7AA2">
              <w:t>Figura 32. Conversión de Temperatura - Cliente consola</w:t>
            </w:r>
            <w:r w:rsidR="000D7AA2">
              <w:tab/>
              <w:t>26</w:t>
            </w:r>
          </w:hyperlink>
        </w:p>
        <w:p w14:paraId="3326BDA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v81a5e9mrpd">
            <w:r w:rsidR="000D7AA2">
              <w:t>Figura 33. Estructura del proyecto - Cliente escritorio</w:t>
            </w:r>
            <w:r w:rsidR="000D7AA2">
              <w:tab/>
              <w:t>26</w:t>
            </w:r>
          </w:hyperlink>
        </w:p>
        <w:p w14:paraId="7047B7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n4ox74kjgau">
            <w:r w:rsidR="000D7AA2">
              <w:t>Figura 34. Creación de modelo - Cliente escritorio</w:t>
            </w:r>
            <w:r w:rsidR="000D7AA2">
              <w:tab/>
              <w:t>27</w:t>
            </w:r>
          </w:hyperlink>
        </w:p>
        <w:p w14:paraId="0A6A67D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hc66wifoybpo">
            <w:r w:rsidR="000D7AA2">
              <w:t>Figura 35. Creación de servicio - Cliente consola</w:t>
            </w:r>
            <w:r w:rsidR="000D7AA2">
              <w:tab/>
              <w:t>27</w:t>
            </w:r>
          </w:hyperlink>
        </w:p>
        <w:p w14:paraId="2F1D56A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>
            <w:r w:rsidR="000D7AA2">
              <w:t>Figura 36. Creación de vistas - Cliente escritorio</w:t>
            </w:r>
            <w:r w:rsidR="000D7AA2">
              <w:tab/>
              <w:t>28</w:t>
            </w:r>
          </w:hyperlink>
        </w:p>
        <w:p w14:paraId="13911D9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>
            <w:r w:rsidR="000D7AA2">
              <w:t>Figura 37. Creación de vistas - Cliente escritorio</w:t>
            </w:r>
            <w:r w:rsidR="000D7AA2">
              <w:tab/>
              <w:t>28</w:t>
            </w:r>
          </w:hyperlink>
        </w:p>
        <w:p w14:paraId="41288E5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d7qp5qja0x0">
            <w:r w:rsidR="000D7AA2">
              <w:t>Figura 38. Login - Cliente escritorio</w:t>
            </w:r>
            <w:r w:rsidR="000D7AA2">
              <w:tab/>
              <w:t>29</w:t>
            </w:r>
          </w:hyperlink>
        </w:p>
        <w:p w14:paraId="4BEA1FD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asehgy87ev3">
            <w:r w:rsidR="000D7AA2">
              <w:t>Figura 39. Pantalla de Conversiones - Cliente escritorio</w:t>
            </w:r>
            <w:r w:rsidR="000D7AA2">
              <w:tab/>
              <w:t>29</w:t>
            </w:r>
          </w:hyperlink>
        </w:p>
        <w:p w14:paraId="6FD51CD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r0nlmh9db16">
            <w:r w:rsidR="000D7AA2">
              <w:t>Figura 40. Estructura del proyecto - Cliente web</w:t>
            </w:r>
            <w:r w:rsidR="000D7AA2">
              <w:tab/>
              <w:t>30</w:t>
            </w:r>
          </w:hyperlink>
        </w:p>
        <w:p w14:paraId="5DC0C08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1flkodbf0h5">
            <w:r w:rsidR="000D7AA2">
              <w:t>Figura 41. Creación de servlets - Cliente web</w:t>
            </w:r>
            <w:r w:rsidR="000D7AA2">
              <w:tab/>
              <w:t>30</w:t>
            </w:r>
          </w:hyperlink>
        </w:p>
        <w:p w14:paraId="46A77D5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ipi8ysvcsrw">
            <w:r w:rsidR="000D7AA2">
              <w:t>Figura 42. Creación de vistas - Cliente web</w:t>
            </w:r>
            <w:r w:rsidR="000D7AA2">
              <w:tab/>
              <w:t>32</w:t>
            </w:r>
          </w:hyperlink>
        </w:p>
        <w:p w14:paraId="227F910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26u1pkf5o7cq">
            <w:r w:rsidR="000D7AA2">
              <w:t>Figura 43. Login - Cliente web</w:t>
            </w:r>
            <w:r w:rsidR="000D7AA2">
              <w:tab/>
              <w:t>38</w:t>
            </w:r>
          </w:hyperlink>
        </w:p>
        <w:p w14:paraId="12EC668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bj3wrp2y72t">
            <w:r w:rsidR="000D7AA2">
              <w:t>Figura 44. Pantalla de Conversiones - Cliente web</w:t>
            </w:r>
            <w:r w:rsidR="000D7AA2">
              <w:tab/>
              <w:t>38</w:t>
            </w:r>
          </w:hyperlink>
        </w:p>
        <w:p w14:paraId="12263BD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mcl29jbj3dxn">
            <w:r w:rsidR="000D7AA2">
              <w:t>Figura 45. Configuración del proyecto - Cliente móvil</w:t>
            </w:r>
            <w:r w:rsidR="000D7AA2">
              <w:tab/>
              <w:t>39</w:t>
            </w:r>
          </w:hyperlink>
        </w:p>
        <w:p w14:paraId="5FD23EB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4ji2sboh0w2">
            <w:r w:rsidR="000D7AA2">
              <w:t>Figura 46. Estructura del proyecto - Cliente móvil</w:t>
            </w:r>
            <w:r w:rsidR="000D7AA2">
              <w:tab/>
              <w:t>39</w:t>
            </w:r>
          </w:hyperlink>
        </w:p>
        <w:p w14:paraId="1FBC87E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qavj6j6hlsn">
            <w:r w:rsidR="000D7AA2">
              <w:t>Figura 47. Creación de modelos - Cliente móvil</w:t>
            </w:r>
            <w:r w:rsidR="000D7AA2">
              <w:tab/>
              <w:t>40</w:t>
            </w:r>
          </w:hyperlink>
        </w:p>
        <w:p w14:paraId="1EB6CD8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xc42qhemt83">
            <w:r w:rsidR="000D7AA2">
              <w:t>Figura 48. Creación de controladores - Cliente móvil</w:t>
            </w:r>
            <w:r w:rsidR="000D7AA2">
              <w:tab/>
              <w:t>40</w:t>
            </w:r>
          </w:hyperlink>
        </w:p>
        <w:p w14:paraId="65F7DD1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ni2w8b8dvzn">
            <w:r w:rsidR="000D7AA2">
              <w:t>Figura 49. Creación de vistas - Cliente móvil</w:t>
            </w:r>
            <w:r w:rsidR="000D7AA2">
              <w:tab/>
              <w:t>43</w:t>
            </w:r>
          </w:hyperlink>
        </w:p>
        <w:p w14:paraId="70E9401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dpufx62n32z">
            <w:r w:rsidR="000D7AA2">
              <w:t>Figura 50. Login - Cliente móvil</w:t>
            </w:r>
            <w:r w:rsidR="000D7AA2">
              <w:tab/>
              <w:t>44</w:t>
            </w:r>
          </w:hyperlink>
          <w:r w:rsidR="000D7AA2">
            <w:fldChar w:fldCharType="end"/>
          </w:r>
        </w:p>
      </w:sdtContent>
    </w:sdt>
    <w:p w14:paraId="3F4C03C0" w14:textId="77777777" w:rsidR="00A64875" w:rsidRDefault="000D7AA2">
      <w:pPr>
        <w:rPr>
          <w:b/>
          <w:bCs/>
          <w:sz w:val="32"/>
          <w:szCs w:val="32"/>
        </w:rPr>
      </w:pPr>
      <w:r>
        <w:br w:type="page"/>
      </w:r>
    </w:p>
    <w:p w14:paraId="6238B77D" w14:textId="77777777" w:rsidR="00A64875" w:rsidRDefault="000D7AA2">
      <w:pPr>
        <w:pStyle w:val="Ttulo1"/>
      </w:pPr>
      <w:bookmarkStart w:id="1" w:name="_5qu6yv7g0wtf" w:colFirst="0" w:colLast="0"/>
      <w:bookmarkEnd w:id="1"/>
      <w:r>
        <w:lastRenderedPageBreak/>
        <w:t>ÍNDICE DE TABLAS</w:t>
      </w:r>
    </w:p>
    <w:sdt>
      <w:sdtPr>
        <w:id w:val="-1561225899"/>
        <w:docPartObj>
          <w:docPartGallery w:val="Table of Contents"/>
          <w:docPartUnique/>
        </w:docPartObj>
      </w:sdtPr>
      <w:sdtEndPr/>
      <w:sdtContent>
        <w:p w14:paraId="34E40EFA" w14:textId="7777777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anchor="_gvse3wqyjbs9">
            <w:r>
              <w:t>Tabla 1. Método iniciarSesion - AuthWebService.java</w:t>
            </w:r>
            <w:r>
              <w:tab/>
              <w:t>13</w:t>
            </w:r>
          </w:hyperlink>
        </w:p>
        <w:p w14:paraId="2C1F5B1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2np4cwofduw">
            <w:r w:rsidR="000D7AA2">
              <w:t>Tabla 2. Método convertirLongitud - ConversionWebService.java</w:t>
            </w:r>
            <w:r w:rsidR="000D7AA2">
              <w:tab/>
              <w:t>13</w:t>
            </w:r>
          </w:hyperlink>
        </w:p>
        <w:p w14:paraId="49F786F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mmjydlnb46y">
            <w:r w:rsidR="000D7AA2">
              <w:t>Tabla 3. Método convertirLongitud - ConversionUtil.java</w:t>
            </w:r>
            <w:r w:rsidR="000D7AA2">
              <w:tab/>
              <w:t>14</w:t>
            </w:r>
          </w:hyperlink>
        </w:p>
        <w:p w14:paraId="38023967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nojaws72i58">
            <w:r w:rsidR="000D7AA2">
              <w:t>Tabla 4. Método main - Publisher.java</w:t>
            </w:r>
            <w:r w:rsidR="000D7AA2">
              <w:tab/>
              <w:t>14</w:t>
            </w:r>
          </w:hyperlink>
        </w:p>
        <w:p w14:paraId="486105A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5. Método convertirLongitud - ConversionUtil.java</w:t>
            </w:r>
            <w:r w:rsidR="000D7AA2">
              <w:tab/>
              <w:t>15</w:t>
            </w:r>
          </w:hyperlink>
        </w:p>
        <w:p w14:paraId="4D238ED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6. Método convertirMasa - ConversionUtil.java</w:t>
            </w:r>
            <w:r w:rsidR="000D7AA2">
              <w:tab/>
              <w:t>16</w:t>
            </w:r>
          </w:hyperlink>
        </w:p>
        <w:p w14:paraId="682BDBD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7. Método convertirTemperatura - ConversionUtil.java</w:t>
            </w:r>
            <w:r w:rsidR="000D7AA2">
              <w:tab/>
              <w:t>16</w:t>
            </w:r>
          </w:hyperlink>
        </w:p>
        <w:p w14:paraId="759EC6F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ex6c03p4xqh">
            <w:r w:rsidR="000D7AA2">
              <w:t>Tabla 8. Clase ConversionRequest - Cliente consola</w:t>
            </w:r>
            <w:r w:rsidR="000D7AA2">
              <w:tab/>
              <w:t>21</w:t>
            </w:r>
          </w:hyperlink>
        </w:p>
        <w:p w14:paraId="6743BA1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2f8q4ayaa4o">
            <w:r w:rsidR="000D7AA2">
              <w:t>Tabla 9. Clase ConsoleView - Cliente consola</w:t>
            </w:r>
            <w:r w:rsidR="000D7AA2">
              <w:tab/>
              <w:t>22</w:t>
            </w:r>
          </w:hyperlink>
        </w:p>
        <w:p w14:paraId="2C47AFF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ugelb6npnd5">
            <w:r w:rsidR="000D7AA2">
              <w:t>Tabla 10. Clase ConsoleAppController - Cliente consola</w:t>
            </w:r>
            <w:r w:rsidR="000D7AA2">
              <w:tab/>
              <w:t>23</w:t>
            </w:r>
          </w:hyperlink>
        </w:p>
        <w:p w14:paraId="55378BB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i8swqk2w2kf6">
            <w:r w:rsidR="000D7AA2">
              <w:t>Tabla 11. Clase ConversionController - Cliente consola</w:t>
            </w:r>
            <w:r w:rsidR="000D7AA2">
              <w:tab/>
              <w:t>23</w:t>
            </w:r>
          </w:hyperlink>
        </w:p>
        <w:p w14:paraId="4EF819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a5u4i4on4ew">
            <w:r w:rsidR="000D7AA2">
              <w:t>Tabla 12. Clase ConsoleClientApplication - Cliente consola</w:t>
            </w:r>
            <w:r w:rsidR="000D7AA2">
              <w:tab/>
              <w:t>24</w:t>
            </w:r>
          </w:hyperlink>
        </w:p>
        <w:p w14:paraId="1F09DA5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11a6l4yte45">
            <w:r w:rsidR="000D7AA2">
              <w:t>Tabla 13. Clase ConversionController - Cliente escritorio</w:t>
            </w:r>
            <w:r w:rsidR="000D7AA2">
              <w:tab/>
              <w:t>28</w:t>
            </w:r>
          </w:hyperlink>
        </w:p>
        <w:p w14:paraId="58096CB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t5cfjgd913q">
            <w:r w:rsidR="000D7AA2">
              <w:t>Tabla 14. Clase ConversionServlet - Cliente web</w:t>
            </w:r>
            <w:r w:rsidR="000D7AA2">
              <w:tab/>
              <w:t>31</w:t>
            </w:r>
          </w:hyperlink>
        </w:p>
        <w:p w14:paraId="7C9C2B5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l3wmb2229nm">
            <w:r w:rsidR="000D7AA2">
              <w:t>Tabla 15. Clase LoginServlet - Cliente web</w:t>
            </w:r>
            <w:r w:rsidR="000D7AA2">
              <w:tab/>
              <w:t>32</w:t>
            </w:r>
          </w:hyperlink>
        </w:p>
        <w:p w14:paraId="0E370B9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chvfcvdp7x8l">
            <w:r w:rsidR="000D7AA2">
              <w:t>Tabla 16. Archivo conversor.html - Cliente web</w:t>
            </w:r>
            <w:r w:rsidR="000D7AA2">
              <w:tab/>
              <w:t>33</w:t>
            </w:r>
          </w:hyperlink>
        </w:p>
        <w:p w14:paraId="70C52E4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qmwoq9fw0u5">
            <w:r w:rsidR="000D7AA2">
              <w:t>Tabla 17. Archivo index.html - Cliente web</w:t>
            </w:r>
            <w:r w:rsidR="000D7AA2">
              <w:tab/>
              <w:t>36</w:t>
            </w:r>
          </w:hyperlink>
        </w:p>
        <w:p w14:paraId="578CFBA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w7nueka88r45">
            <w:r w:rsidR="000D7AA2">
              <w:t>Tabla 18. Clase LoginController - Cliente móvil</w:t>
            </w:r>
            <w:r w:rsidR="000D7AA2">
              <w:tab/>
              <w:t>41</w:t>
            </w:r>
          </w:hyperlink>
        </w:p>
        <w:p w14:paraId="569F602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color w:val="000000"/>
            </w:rPr>
          </w:pPr>
          <w:hyperlink w:anchor="_fzgqzlnp7la3">
            <w:r w:rsidR="000D7AA2">
              <w:t>Tabla 19. Clase ConversionController - Cliente móvil</w:t>
            </w:r>
            <w:r w:rsidR="000D7AA2">
              <w:tab/>
              <w:t>42</w:t>
            </w:r>
          </w:hyperlink>
          <w:r w:rsidR="000D7AA2">
            <w:fldChar w:fldCharType="end"/>
          </w:r>
        </w:p>
      </w:sdtContent>
    </w:sdt>
    <w:p w14:paraId="3B37B4BF" w14:textId="77777777" w:rsidR="00A64875" w:rsidRDefault="00A64875">
      <w:pPr>
        <w:rPr>
          <w:b/>
          <w:bCs/>
          <w:sz w:val="32"/>
          <w:szCs w:val="32"/>
        </w:rPr>
      </w:pPr>
    </w:p>
    <w:p w14:paraId="631DC64C" w14:textId="77777777" w:rsidR="00A64875" w:rsidRDefault="00A64875">
      <w:pPr>
        <w:rPr>
          <w:b/>
          <w:bCs/>
          <w:sz w:val="32"/>
          <w:szCs w:val="32"/>
        </w:rPr>
      </w:pPr>
    </w:p>
    <w:p w14:paraId="084D3352" w14:textId="77777777" w:rsidR="00A64875" w:rsidRDefault="00A64875">
      <w:pPr>
        <w:rPr>
          <w:b/>
          <w:bCs/>
          <w:sz w:val="32"/>
          <w:szCs w:val="32"/>
        </w:rPr>
      </w:pPr>
    </w:p>
    <w:p w14:paraId="14B67EDF" w14:textId="77777777" w:rsidR="00A64875" w:rsidRDefault="00A64875">
      <w:pPr>
        <w:rPr>
          <w:b/>
          <w:bCs/>
          <w:sz w:val="32"/>
          <w:szCs w:val="32"/>
        </w:rPr>
      </w:pPr>
    </w:p>
    <w:p w14:paraId="382DFFB0" w14:textId="77777777" w:rsidR="00A64875" w:rsidRDefault="00A64875">
      <w:pPr>
        <w:rPr>
          <w:b/>
          <w:bCs/>
          <w:sz w:val="32"/>
          <w:szCs w:val="32"/>
        </w:rPr>
      </w:pPr>
    </w:p>
    <w:p w14:paraId="57B6D223" w14:textId="77777777" w:rsidR="00A64875" w:rsidRDefault="00A64875">
      <w:pPr>
        <w:rPr>
          <w:b/>
          <w:bCs/>
          <w:sz w:val="32"/>
          <w:szCs w:val="32"/>
        </w:rPr>
      </w:pPr>
    </w:p>
    <w:p w14:paraId="1BA86255" w14:textId="77777777" w:rsidR="00A64875" w:rsidRDefault="00A64875">
      <w:pPr>
        <w:rPr>
          <w:b/>
          <w:bCs/>
          <w:sz w:val="32"/>
          <w:szCs w:val="32"/>
        </w:rPr>
      </w:pPr>
    </w:p>
    <w:p w14:paraId="25D113A6" w14:textId="77777777" w:rsidR="00A64875" w:rsidRDefault="00A64875">
      <w:pPr>
        <w:rPr>
          <w:b/>
          <w:bCs/>
          <w:sz w:val="32"/>
          <w:szCs w:val="32"/>
        </w:rPr>
      </w:pPr>
    </w:p>
    <w:p w14:paraId="19C732AB" w14:textId="77777777" w:rsidR="008D5A0F" w:rsidRDefault="008D5A0F">
      <w:pPr>
        <w:rPr>
          <w:b/>
          <w:bCs/>
          <w:color w:val="0F243E" w:themeColor="text2" w:themeShade="80"/>
          <w:sz w:val="40"/>
          <w:szCs w:val="40"/>
        </w:rPr>
      </w:pPr>
      <w:bookmarkStart w:id="2" w:name="_mbupbgatxce0" w:colFirst="0" w:colLast="0"/>
      <w:bookmarkEnd w:id="2"/>
      <w:r>
        <w:br w:type="page"/>
      </w:r>
    </w:p>
    <w:p w14:paraId="60EB86B1" w14:textId="5D7CDA15" w:rsidR="00A64875" w:rsidRDefault="000D7AA2" w:rsidP="00E404FA">
      <w:pPr>
        <w:pStyle w:val="Ttulo1"/>
      </w:pPr>
      <w:r w:rsidRPr="00E404FA">
        <w:lastRenderedPageBreak/>
        <w:t>PARTE PRÁCTICA</w:t>
      </w:r>
    </w:p>
    <w:p w14:paraId="09EF9833" w14:textId="77777777" w:rsidR="008D5A0F" w:rsidRPr="008F1DF7" w:rsidRDefault="008D5A0F" w:rsidP="008D5A0F">
      <w:pPr>
        <w:pStyle w:val="Ttulo2"/>
      </w:pPr>
      <w:bookmarkStart w:id="3" w:name="_jrovtvs8fxy6" w:colFirst="0" w:colLast="0"/>
      <w:bookmarkEnd w:id="3"/>
      <w:r w:rsidRPr="008F1DF7">
        <w:t>INTRODUCCIÓN</w:t>
      </w:r>
    </w:p>
    <w:p w14:paraId="1063F631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 w:rsidRPr="008F1DF7">
        <w:t xml:space="preserve">Un Web Service SOAP es una interfaz de comunicación </w:t>
      </w:r>
      <w:proofErr w:type="spellStart"/>
      <w:r w:rsidRPr="008F1DF7">
        <w:t>basada</w:t>
      </w:r>
      <w:proofErr w:type="spellEnd"/>
      <w:r w:rsidRPr="008F1DF7">
        <w:t xml:space="preserve"> en </w:t>
      </w:r>
      <w:proofErr w:type="spellStart"/>
      <w:r w:rsidRPr="008F1DF7">
        <w:t>protocolos</w:t>
      </w:r>
      <w:proofErr w:type="spellEnd"/>
      <w:r w:rsidRPr="008F1DF7">
        <w:t xml:space="preserve"> </w:t>
      </w:r>
      <w:proofErr w:type="spellStart"/>
      <w:r w:rsidRPr="008F1DF7">
        <w:t>estandarizados</w:t>
      </w:r>
      <w:proofErr w:type="spellEnd"/>
      <w:r w:rsidRPr="008F1DF7">
        <w:t xml:space="preserve"> que </w:t>
      </w:r>
      <w:proofErr w:type="spellStart"/>
      <w:r w:rsidRPr="008F1DF7">
        <w:t>permite</w:t>
      </w:r>
      <w:proofErr w:type="spellEnd"/>
      <w:r w:rsidRPr="008F1DF7">
        <w:t xml:space="preserve">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intercambio</w:t>
      </w:r>
      <w:proofErr w:type="spellEnd"/>
      <w:r w:rsidRPr="008F1DF7">
        <w:t xml:space="preserve"> de </w:t>
      </w:r>
      <w:proofErr w:type="spellStart"/>
      <w:r w:rsidRPr="008F1DF7">
        <w:t>información</w:t>
      </w:r>
      <w:proofErr w:type="spellEnd"/>
      <w:r w:rsidRPr="008F1DF7">
        <w:t xml:space="preserve"> </w:t>
      </w:r>
      <w:proofErr w:type="spellStart"/>
      <w:r w:rsidRPr="008F1DF7">
        <w:t>estructurada</w:t>
      </w:r>
      <w:proofErr w:type="spellEnd"/>
      <w:r w:rsidRPr="008F1DF7">
        <w:t xml:space="preserve"> entre </w:t>
      </w:r>
      <w:proofErr w:type="spellStart"/>
      <w:r w:rsidRPr="008F1DF7">
        <w:t>sistemas</w:t>
      </w:r>
      <w:proofErr w:type="spellEnd"/>
      <w:r w:rsidRPr="008F1DF7">
        <w:t xml:space="preserve"> </w:t>
      </w:r>
      <w:proofErr w:type="spellStart"/>
      <w:r w:rsidRPr="008F1DF7">
        <w:t>computacionales</w:t>
      </w:r>
      <w:proofErr w:type="spellEnd"/>
      <w:r w:rsidRPr="008F1DF7">
        <w:t xml:space="preserve">. A </w:t>
      </w:r>
      <w:proofErr w:type="spellStart"/>
      <w:r w:rsidRPr="008F1DF7">
        <w:t>diferencia</w:t>
      </w:r>
      <w:proofErr w:type="spellEnd"/>
      <w:r w:rsidRPr="008F1DF7">
        <w:t xml:space="preserve"> de </w:t>
      </w:r>
      <w:proofErr w:type="spellStart"/>
      <w:r w:rsidRPr="008F1DF7">
        <w:t>otros</w:t>
      </w:r>
      <w:proofErr w:type="spellEnd"/>
      <w:r w:rsidRPr="008F1DF7">
        <w:t xml:space="preserve"> </w:t>
      </w:r>
      <w:proofErr w:type="spellStart"/>
      <w:r w:rsidRPr="008F1DF7">
        <w:t>enfoques</w:t>
      </w:r>
      <w:proofErr w:type="spellEnd"/>
      <w:r w:rsidRPr="008F1DF7">
        <w:t xml:space="preserve">, SOAP se </w:t>
      </w:r>
      <w:proofErr w:type="spellStart"/>
      <w:r w:rsidRPr="008F1DF7">
        <w:t>fundamenta</w:t>
      </w:r>
      <w:proofErr w:type="spellEnd"/>
      <w:r w:rsidRPr="008F1DF7">
        <w:t xml:space="preserve"> </w:t>
      </w:r>
      <w:proofErr w:type="spellStart"/>
      <w:r w:rsidRPr="008F1DF7">
        <w:t>estrictamente</w:t>
      </w:r>
      <w:proofErr w:type="spellEnd"/>
      <w:r w:rsidRPr="008F1DF7">
        <w:t xml:space="preserve"> en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uso</w:t>
      </w:r>
      <w:proofErr w:type="spellEnd"/>
      <w:r w:rsidRPr="008F1DF7">
        <w:t xml:space="preserve"> de XML </w:t>
      </w:r>
      <w:proofErr w:type="spellStart"/>
      <w:r w:rsidRPr="008F1DF7">
        <w:t>como</w:t>
      </w:r>
      <w:proofErr w:type="spellEnd"/>
      <w:r w:rsidRPr="008F1DF7">
        <w:t xml:space="preserve"> </w:t>
      </w:r>
      <w:proofErr w:type="spellStart"/>
      <w:r w:rsidRPr="008F1DF7">
        <w:t>lenguaje</w:t>
      </w:r>
      <w:proofErr w:type="spellEnd"/>
      <w:r w:rsidRPr="008F1DF7">
        <w:t xml:space="preserve"> para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envío</w:t>
      </w:r>
      <w:proofErr w:type="spellEnd"/>
      <w:r w:rsidRPr="008F1DF7">
        <w:t xml:space="preserve"> de </w:t>
      </w:r>
      <w:proofErr w:type="spellStart"/>
      <w:r w:rsidRPr="008F1DF7">
        <w:t>mensajes</w:t>
      </w:r>
      <w:proofErr w:type="spellEnd"/>
      <w:r w:rsidRPr="008F1DF7">
        <w:t xml:space="preserve"> y </w:t>
      </w:r>
      <w:proofErr w:type="spellStart"/>
      <w:r w:rsidRPr="008F1DF7">
        <w:t>depende</w:t>
      </w:r>
      <w:proofErr w:type="spellEnd"/>
      <w:r w:rsidRPr="008F1DF7">
        <w:t xml:space="preserve"> de un </w:t>
      </w:r>
      <w:proofErr w:type="spellStart"/>
      <w:r w:rsidRPr="008F1DF7">
        <w:t>contrato</w:t>
      </w:r>
      <w:proofErr w:type="spellEnd"/>
      <w:r w:rsidRPr="008F1DF7">
        <w:t xml:space="preserve"> formal </w:t>
      </w:r>
      <w:proofErr w:type="spellStart"/>
      <w:r w:rsidRPr="008F1DF7">
        <w:t>conocido</w:t>
      </w:r>
      <w:proofErr w:type="spellEnd"/>
      <w:r w:rsidRPr="008F1DF7">
        <w:t xml:space="preserve"> </w:t>
      </w:r>
      <w:proofErr w:type="spellStart"/>
      <w:r w:rsidRPr="008F1DF7">
        <w:t>como</w:t>
      </w:r>
      <w:proofErr w:type="spellEnd"/>
      <w:r w:rsidRPr="008F1DF7">
        <w:t xml:space="preserve"> WSDL (Web Services Description Language), que define las </w:t>
      </w:r>
      <w:proofErr w:type="spellStart"/>
      <w:r w:rsidRPr="008F1DF7">
        <w:t>operaciones</w:t>
      </w:r>
      <w:proofErr w:type="spellEnd"/>
      <w:r w:rsidRPr="008F1DF7">
        <w:t xml:space="preserve">, </w:t>
      </w:r>
      <w:proofErr w:type="spellStart"/>
      <w:r w:rsidRPr="008F1DF7">
        <w:t>parámetros</w:t>
      </w:r>
      <w:proofErr w:type="spellEnd"/>
      <w:r w:rsidRPr="008F1DF7">
        <w:t xml:space="preserve"> y </w:t>
      </w:r>
      <w:proofErr w:type="spellStart"/>
      <w:r w:rsidRPr="008F1DF7">
        <w:t>tipos</w:t>
      </w:r>
      <w:proofErr w:type="spellEnd"/>
      <w:r w:rsidRPr="008F1DF7">
        <w:t xml:space="preserve"> de </w:t>
      </w:r>
      <w:proofErr w:type="spellStart"/>
      <w:r w:rsidRPr="008F1DF7">
        <w:t>datos</w:t>
      </w:r>
      <w:proofErr w:type="spellEnd"/>
      <w:r w:rsidRPr="008F1DF7">
        <w:t xml:space="preserve"> </w:t>
      </w:r>
      <w:proofErr w:type="spellStart"/>
      <w:r w:rsidRPr="008F1DF7">
        <w:t>disponibles</w:t>
      </w:r>
      <w:proofErr w:type="spellEnd"/>
      <w:r w:rsidRPr="008F1DF7">
        <w:t xml:space="preserve">. </w:t>
      </w:r>
      <w:proofErr w:type="spellStart"/>
      <w:r w:rsidRPr="008F1DF7">
        <w:t>Esta</w:t>
      </w:r>
      <w:proofErr w:type="spellEnd"/>
      <w:r w:rsidRPr="008F1DF7">
        <w:t xml:space="preserve"> arquitectura es </w:t>
      </w:r>
      <w:proofErr w:type="spellStart"/>
      <w:r w:rsidRPr="008F1DF7">
        <w:t>esencial</w:t>
      </w:r>
      <w:proofErr w:type="spellEnd"/>
      <w:r w:rsidRPr="008F1DF7">
        <w:t xml:space="preserve"> en </w:t>
      </w:r>
      <w:proofErr w:type="spellStart"/>
      <w:r w:rsidRPr="008F1DF7">
        <w:t>entornos</w:t>
      </w:r>
      <w:proofErr w:type="spellEnd"/>
      <w:r w:rsidRPr="008F1DF7">
        <w:t xml:space="preserve"> </w:t>
      </w:r>
      <w:proofErr w:type="spellStart"/>
      <w:r w:rsidRPr="008F1DF7">
        <w:t>empresariales</w:t>
      </w:r>
      <w:proofErr w:type="spellEnd"/>
      <w:r w:rsidRPr="008F1DF7">
        <w:t xml:space="preserve"> </w:t>
      </w:r>
      <w:proofErr w:type="spellStart"/>
      <w:r w:rsidRPr="008F1DF7">
        <w:t>donde</w:t>
      </w:r>
      <w:proofErr w:type="spellEnd"/>
      <w:r w:rsidRPr="008F1DF7">
        <w:t xml:space="preserve"> la </w:t>
      </w:r>
      <w:proofErr w:type="spellStart"/>
      <w:r w:rsidRPr="008F1DF7">
        <w:t>seguridad</w:t>
      </w:r>
      <w:proofErr w:type="spellEnd"/>
      <w:r w:rsidRPr="008F1DF7">
        <w:t xml:space="preserve">, la </w:t>
      </w:r>
      <w:proofErr w:type="spellStart"/>
      <w:r w:rsidRPr="008F1DF7">
        <w:t>transaccionalidad</w:t>
      </w:r>
      <w:proofErr w:type="spellEnd"/>
      <w:r w:rsidRPr="008F1DF7">
        <w:t xml:space="preserve"> y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cumplimiento</w:t>
      </w:r>
      <w:proofErr w:type="spellEnd"/>
      <w:r w:rsidRPr="008F1DF7">
        <w:t xml:space="preserve"> </w:t>
      </w:r>
      <w:proofErr w:type="spellStart"/>
      <w:r w:rsidRPr="008F1DF7">
        <w:t>estricto</w:t>
      </w:r>
      <w:proofErr w:type="spellEnd"/>
      <w:r w:rsidRPr="008F1DF7">
        <w:t xml:space="preserve"> de </w:t>
      </w:r>
      <w:proofErr w:type="spellStart"/>
      <w:r w:rsidRPr="008F1DF7">
        <w:t>protocolos</w:t>
      </w:r>
      <w:proofErr w:type="spellEnd"/>
      <w:r w:rsidRPr="008F1DF7">
        <w:t xml:space="preserve"> son </w:t>
      </w:r>
      <w:proofErr w:type="spellStart"/>
      <w:r w:rsidRPr="008F1DF7">
        <w:t>prioritarios</w:t>
      </w:r>
      <w:proofErr w:type="spellEnd"/>
      <w:r w:rsidRPr="008F1DF7">
        <w:t>.</w:t>
      </w:r>
    </w:p>
    <w:p w14:paraId="65E86F92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 w:rsidRPr="008F1DF7">
        <w:t xml:space="preserve">En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desarrollo</w:t>
      </w:r>
      <w:proofErr w:type="spellEnd"/>
      <w:r w:rsidRPr="008F1DF7">
        <w:t xml:space="preserve"> de </w:t>
      </w:r>
      <w:proofErr w:type="spellStart"/>
      <w:r w:rsidRPr="008F1DF7">
        <w:t>servicios</w:t>
      </w:r>
      <w:proofErr w:type="spellEnd"/>
      <w:r w:rsidRPr="008F1DF7">
        <w:t xml:space="preserve"> SOAP con Java, la </w:t>
      </w:r>
      <w:proofErr w:type="spellStart"/>
      <w:r w:rsidRPr="008F1DF7">
        <w:t>lógica</w:t>
      </w:r>
      <w:proofErr w:type="spellEnd"/>
      <w:r w:rsidRPr="008F1DF7">
        <w:t xml:space="preserve"> </w:t>
      </w:r>
      <w:proofErr w:type="spellStart"/>
      <w:r w:rsidRPr="008F1DF7">
        <w:t>suele</w:t>
      </w:r>
      <w:proofErr w:type="spellEnd"/>
      <w:r w:rsidRPr="008F1DF7">
        <w:t xml:space="preserve"> </w:t>
      </w:r>
      <w:proofErr w:type="spellStart"/>
      <w:r w:rsidRPr="008F1DF7">
        <w:t>organizarse</w:t>
      </w:r>
      <w:proofErr w:type="spellEnd"/>
      <w:r w:rsidRPr="008F1DF7">
        <w:t xml:space="preserve"> </w:t>
      </w:r>
      <w:proofErr w:type="spellStart"/>
      <w:r w:rsidRPr="008F1DF7">
        <w:t>mediante</w:t>
      </w:r>
      <w:proofErr w:type="spellEnd"/>
      <w:r w:rsidRPr="008F1DF7">
        <w:t xml:space="preserve"> la </w:t>
      </w:r>
      <w:proofErr w:type="spellStart"/>
      <w:r w:rsidRPr="008F1DF7">
        <w:t>exposición</w:t>
      </w:r>
      <w:proofErr w:type="spellEnd"/>
      <w:r w:rsidRPr="008F1DF7">
        <w:t xml:space="preserve"> de Endpoints (puntos de </w:t>
      </w:r>
      <w:proofErr w:type="spellStart"/>
      <w:r w:rsidRPr="008F1DF7">
        <w:t>acceso</w:t>
      </w:r>
      <w:proofErr w:type="spellEnd"/>
      <w:r w:rsidRPr="008F1DF7">
        <w:t xml:space="preserve">). A </w:t>
      </w:r>
      <w:proofErr w:type="spellStart"/>
      <w:r w:rsidRPr="008F1DF7">
        <w:t>diferencia</w:t>
      </w:r>
      <w:proofErr w:type="spellEnd"/>
      <w:r w:rsidRPr="008F1DF7">
        <w:t xml:space="preserve"> del patrón MVC </w:t>
      </w:r>
      <w:proofErr w:type="spellStart"/>
      <w:r w:rsidRPr="008F1DF7">
        <w:t>tradicional</w:t>
      </w:r>
      <w:proofErr w:type="spellEnd"/>
      <w:r w:rsidRPr="008F1DF7">
        <w:t xml:space="preserve"> de </w:t>
      </w:r>
      <w:proofErr w:type="spellStart"/>
      <w:r w:rsidRPr="008F1DF7">
        <w:t>aplicaciones</w:t>
      </w:r>
      <w:proofErr w:type="spellEnd"/>
      <w:r w:rsidRPr="008F1DF7">
        <w:t xml:space="preserve"> web, SOAP se centra en la </w:t>
      </w:r>
      <w:proofErr w:type="spellStart"/>
      <w:r w:rsidRPr="008F1DF7">
        <w:t>Orientación</w:t>
      </w:r>
      <w:proofErr w:type="spellEnd"/>
      <w:r w:rsidRPr="008F1DF7">
        <w:t xml:space="preserve"> a </w:t>
      </w:r>
      <w:proofErr w:type="spellStart"/>
      <w:r w:rsidRPr="008F1DF7">
        <w:t>Servicios</w:t>
      </w:r>
      <w:proofErr w:type="spellEnd"/>
      <w:r w:rsidRPr="008F1DF7">
        <w:t xml:space="preserve"> (SOA), </w:t>
      </w:r>
      <w:proofErr w:type="spellStart"/>
      <w:r w:rsidRPr="008F1DF7">
        <w:t>donde</w:t>
      </w:r>
      <w:proofErr w:type="spellEnd"/>
      <w:r w:rsidRPr="008F1DF7">
        <w:t xml:space="preserve">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servidor</w:t>
      </w:r>
      <w:proofErr w:type="spellEnd"/>
      <w:r w:rsidRPr="008F1DF7">
        <w:t xml:space="preserve"> </w:t>
      </w:r>
      <w:proofErr w:type="spellStart"/>
      <w:r w:rsidRPr="008F1DF7">
        <w:t>actúa</w:t>
      </w:r>
      <w:proofErr w:type="spellEnd"/>
      <w:r w:rsidRPr="008F1DF7">
        <w:t xml:space="preserve"> </w:t>
      </w:r>
      <w:proofErr w:type="spellStart"/>
      <w:r w:rsidRPr="008F1DF7">
        <w:t>como</w:t>
      </w:r>
      <w:proofErr w:type="spellEnd"/>
      <w:r w:rsidRPr="008F1DF7">
        <w:t xml:space="preserve"> un </w:t>
      </w:r>
      <w:proofErr w:type="spellStart"/>
      <w:r w:rsidRPr="008F1DF7">
        <w:t>proveedor</w:t>
      </w:r>
      <w:proofErr w:type="spellEnd"/>
      <w:r w:rsidRPr="008F1DF7">
        <w:t xml:space="preserve"> de </w:t>
      </w:r>
      <w:proofErr w:type="spellStart"/>
      <w:r w:rsidRPr="008F1DF7">
        <w:t>funciones</w:t>
      </w:r>
      <w:proofErr w:type="spellEnd"/>
      <w:r w:rsidRPr="008F1DF7">
        <w:t xml:space="preserve"> </w:t>
      </w:r>
      <w:proofErr w:type="spellStart"/>
      <w:r w:rsidRPr="008F1DF7">
        <w:t>específicas</w:t>
      </w:r>
      <w:proofErr w:type="spellEnd"/>
      <w:r w:rsidRPr="008F1DF7">
        <w:t xml:space="preserve"> que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cliente</w:t>
      </w:r>
      <w:proofErr w:type="spellEnd"/>
      <w:r w:rsidRPr="008F1DF7">
        <w:t xml:space="preserve"> consume </w:t>
      </w:r>
      <w:proofErr w:type="spellStart"/>
      <w:r w:rsidRPr="008F1DF7">
        <w:t>tras</w:t>
      </w:r>
      <w:proofErr w:type="spellEnd"/>
      <w:r w:rsidRPr="008F1DF7">
        <w:t xml:space="preserve"> </w:t>
      </w:r>
      <w:proofErr w:type="spellStart"/>
      <w:r w:rsidRPr="008F1DF7">
        <w:t>conocer</w:t>
      </w:r>
      <w:proofErr w:type="spellEnd"/>
      <w:r w:rsidRPr="008F1DF7">
        <w:t xml:space="preserve"> la </w:t>
      </w:r>
      <w:proofErr w:type="spellStart"/>
      <w:r w:rsidRPr="008F1DF7">
        <w:t>definición</w:t>
      </w:r>
      <w:proofErr w:type="spellEnd"/>
      <w:r w:rsidRPr="008F1DF7">
        <w:t xml:space="preserve"> del </w:t>
      </w:r>
      <w:proofErr w:type="spellStart"/>
      <w:r w:rsidRPr="008F1DF7">
        <w:t>servicio</w:t>
      </w:r>
      <w:proofErr w:type="spellEnd"/>
      <w:r w:rsidRPr="008F1DF7">
        <w:t xml:space="preserve">. El </w:t>
      </w:r>
      <w:proofErr w:type="spellStart"/>
      <w:r w:rsidRPr="008F1DF7">
        <w:t>intercambio</w:t>
      </w:r>
      <w:proofErr w:type="spellEnd"/>
      <w:r w:rsidRPr="008F1DF7">
        <w:t xml:space="preserve"> de </w:t>
      </w:r>
      <w:proofErr w:type="spellStart"/>
      <w:r w:rsidRPr="008F1DF7">
        <w:t>datos</w:t>
      </w:r>
      <w:proofErr w:type="spellEnd"/>
      <w:r w:rsidRPr="008F1DF7">
        <w:t xml:space="preserve"> en la red se </w:t>
      </w:r>
      <w:proofErr w:type="spellStart"/>
      <w:r w:rsidRPr="008F1DF7">
        <w:t>realiza</w:t>
      </w:r>
      <w:proofErr w:type="spellEnd"/>
      <w:r w:rsidRPr="008F1DF7">
        <w:t xml:space="preserve"> a </w:t>
      </w:r>
      <w:proofErr w:type="spellStart"/>
      <w:r w:rsidRPr="008F1DF7">
        <w:t>través</w:t>
      </w:r>
      <w:proofErr w:type="spellEnd"/>
      <w:r w:rsidRPr="008F1DF7">
        <w:t xml:space="preserve"> del protocolo HTTP.</w:t>
      </w:r>
    </w:p>
    <w:p w14:paraId="210D0F9B" w14:textId="00CCAB53" w:rsidR="008D5A0F" w:rsidRDefault="008D5A0F" w:rsidP="008D5A0F">
      <w:pPr>
        <w:spacing w:after="160" w:line="259" w:lineRule="auto"/>
      </w:pPr>
      <w:r>
        <w:t>El servidor SOAP se ejecuta como una aplicación Java independiente. Publisher.java publica los endpoints ServicioAutenticacion y ServicioConversion con Metro/JAX-WS en el puerto 8080; se inicia desde la carpeta 04. SERVIDOR con mvn exec:java y no necesita un servidor de aplicaciones externo.</w:t>
      </w:r>
    </w:p>
    <w:p w14:paraId="46D53631" w14:textId="77777777" w:rsidR="008D5A0F" w:rsidRPr="008F1DF7" w:rsidRDefault="008D5A0F" w:rsidP="008D5A0F">
      <w:pPr>
        <w:spacing w:after="160" w:line="259" w:lineRule="auto"/>
        <w:rPr>
          <w:b/>
          <w:bCs/>
        </w:rPr>
      </w:pPr>
    </w:p>
    <w:p w14:paraId="0D1C5F70" w14:textId="77777777" w:rsidR="008D5A0F" w:rsidRPr="008F1DF7" w:rsidRDefault="008D5A0F" w:rsidP="008D5A0F">
      <w:pPr>
        <w:pStyle w:val="Ttulo2"/>
        <w:rPr>
          <w:sz w:val="40"/>
          <w:szCs w:val="40"/>
        </w:rPr>
      </w:pPr>
      <w:bookmarkStart w:id="4" w:name="_n4wiyupmss05" w:colFirst="0" w:colLast="0"/>
      <w:bookmarkEnd w:id="4"/>
      <w:r w:rsidRPr="008D5A0F">
        <w:t>OBJETIVOS</w:t>
      </w:r>
      <w:r w:rsidRPr="008F1DF7">
        <w:rPr>
          <w:sz w:val="40"/>
          <w:szCs w:val="40"/>
        </w:rPr>
        <w:br/>
      </w:r>
    </w:p>
    <w:p w14:paraId="14861306" w14:textId="3EED1BE6" w:rsidR="008D5A0F" w:rsidRPr="008F1DF7" w:rsidRDefault="008D5A0F" w:rsidP="008D5A0F">
      <w:pPr>
        <w:pStyle w:val="Ttulo3"/>
      </w:pPr>
      <w:bookmarkStart w:id="5" w:name="_ye4u95lrlp3o" w:colFirst="0" w:colLast="0"/>
      <w:bookmarkEnd w:id="5"/>
      <w:r w:rsidRPr="008F1DF7">
        <w:t>OBJETIVO GENERAL</w:t>
      </w:r>
    </w:p>
    <w:p w14:paraId="76947DA8" w14:textId="77777777" w:rsidR="008D5A0F" w:rsidRPr="008F1DF7" w:rsidRDefault="008D5A0F" w:rsidP="008D5A0F">
      <w:pPr>
        <w:spacing w:after="200"/>
      </w:pPr>
      <w:r>
        <w:t>Documentar la arquitectura, configuración y uso de un conversor de unidades con autenticación previa, clientes Java de consola, escritorio, web y móvil, y un servicio SOAP implementado con Metro/JAX-WS. El sistema convierte longitud, masa y temperatura y opera sin base de datos (SINBDD).</w:t>
      </w:r>
    </w:p>
    <w:p w14:paraId="39A583E0" w14:textId="01003421" w:rsidR="008D5A0F" w:rsidRPr="008D5A0F" w:rsidRDefault="008D5A0F" w:rsidP="008D5A0F">
      <w:pPr>
        <w:pStyle w:val="Ttulo3"/>
      </w:pPr>
      <w:bookmarkStart w:id="6" w:name="_zwebupxksi1" w:colFirst="0" w:colLast="0"/>
      <w:bookmarkEnd w:id="6"/>
      <w:r w:rsidRPr="008D5A0F">
        <w:t xml:space="preserve">OBJETIVOS ESPECÍFICOS </w:t>
      </w:r>
    </w:p>
    <w:p w14:paraId="1DC10D4E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Describir los endpoints ServicioAutenticacion y ServicioConversion, sus operaciones JAX-WS y la publicación del WSDL en las rutas ?wsdl de los endpoints.</w:t>
      </w:r>
    </w:p>
    <w:p w14:paraId="12283684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Explicar el consumo SOAP en los clientes Java de consola, escritorio, web y móvil, incluidos el inicio de sesión, el token de sesión y las solicitudes de conversión.</w:t>
      </w:r>
    </w:p>
    <w:p w14:paraId="2BC01CE1" w14:textId="77777777" w:rsidR="008D5A0F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Resumir cómo SOAP transporta solicitudes y respuestas XML por HTTP y cómo Metro/JAX-WS publica las operaciones definidas por los endpoints.</w:t>
      </w:r>
    </w:p>
    <w:p w14:paraId="04209CB0" w14:textId="77777777" w:rsidR="008D5A0F" w:rsidRPr="008F1DF7" w:rsidRDefault="008D5A0F" w:rsidP="008D5A0F">
      <w:pPr>
        <w:spacing w:line="240" w:lineRule="auto"/>
        <w:ind w:left="720"/>
        <w:rPr>
          <w:b/>
          <w:bCs/>
        </w:rPr>
      </w:pPr>
    </w:p>
    <w:p w14:paraId="49516085" w14:textId="5F9CC39C" w:rsidR="00A64875" w:rsidRDefault="000D7AA2" w:rsidP="00E404FA">
      <w:pPr>
        <w:pStyle w:val="Ttulo2"/>
      </w:pPr>
      <w:r>
        <w:lastRenderedPageBreak/>
        <w:t xml:space="preserve">INSTALACIÓN </w:t>
      </w:r>
      <w:r w:rsidR="00E404FA">
        <w:t xml:space="preserve">Y CONFIGURACIÓN </w:t>
      </w:r>
      <w:r>
        <w:t>DE HERRAMIENTAS</w:t>
      </w:r>
    </w:p>
    <w:p w14:paraId="008A495E" w14:textId="77777777" w:rsidR="00A64875" w:rsidRDefault="000D7AA2">
      <w:bookmarkStart w:id="7" w:name="_m20imtskhg83" w:colFirst="0" w:colLast="0"/>
      <w:bookmarkStart w:id="8" w:name="_hu1vuu4pntpf" w:colFirst="0" w:colLast="0"/>
      <w:bookmarkEnd w:id="7"/>
      <w:bookmarkEnd w:id="8"/>
      <w:r>
        <w:t xml:space="preserve">Para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, primero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.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proyectó</w:t>
      </w:r>
      <w:proofErr w:type="spellEnd"/>
      <w:r>
        <w:t xml:space="preserve"> se </w:t>
      </w:r>
      <w:proofErr w:type="spellStart"/>
      <w:r>
        <w:t>utilizó</w:t>
      </w:r>
      <w:proofErr w:type="spellEnd"/>
      <w:r>
        <w:t xml:space="preserve"> Windows 11.</w:t>
      </w:r>
    </w:p>
    <w:p w14:paraId="542D542B" w14:textId="77777777" w:rsidR="00A64875" w:rsidRPr="00E404FA" w:rsidRDefault="000D7AA2" w:rsidP="00E404FA">
      <w:pPr>
        <w:pStyle w:val="Ttulo3"/>
      </w:pPr>
      <w:bookmarkStart w:id="9" w:name="_7q9o7zd1cjig" w:colFirst="0" w:colLast="0"/>
      <w:bookmarkEnd w:id="9"/>
      <w:r w:rsidRPr="00E404FA">
        <w:t>INSTALACIÓN Y CONFIGURACIÓN DE APACHE NETBEANS 24</w:t>
      </w:r>
    </w:p>
    <w:p w14:paraId="6A02D83A" w14:textId="77777777" w:rsidR="00A64875" w:rsidRDefault="000D7AA2">
      <w:pPr>
        <w:jc w:val="left"/>
      </w:pPr>
      <w:r>
        <w:t>El proyecto SOAP requiere JDK 11 o superior y Maven. Verifica Java con java --version y Maven con mvn --version desde PowerShell o la terminal integrada de NetBeans.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2423BFF2" w14:textId="77777777">
        <w:tc>
          <w:tcPr>
            <w:tcW w:w="8494" w:type="dxa"/>
            <w:shd w:val="clear" w:color="auto" w:fill="D9D9D9"/>
          </w:tcPr>
          <w:p w14:paraId="0A2E0FE0" w14:textId="77777777" w:rsidR="00A64875" w:rsidRDefault="000D7AA2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Java --version</w:t>
            </w:r>
          </w:p>
        </w:tc>
      </w:tr>
    </w:tbl>
    <w:p w14:paraId="0A8769E7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560" w:before="56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Versión de Java JDK 11 o superior en el símbolo del sistema</w:t>
      </w:r>
    </w:p>
    <w:p w14:paraId="07F6853C" w14:textId="77777777" w:rsidR="00A64875" w:rsidRDefault="000D7AA2">
      <w:pPr>
        <w:pStyle w:val="Ttulo4"/>
      </w:pPr>
      <w:bookmarkStart w:id="10" w:name="_vvt7f7ticcxw" w:colFirst="0" w:colLast="0"/>
      <w:bookmarkEnd w:id="10"/>
      <w:proofErr w:type="spellStart"/>
      <w:r>
        <w:t>Figura</w:t>
      </w:r>
      <w:proofErr w:type="spellEnd"/>
      <w:r>
        <w:t xml:space="preserve"> 3. </w:t>
      </w:r>
      <w:proofErr w:type="spellStart"/>
      <w:r>
        <w:t>Versión</w:t>
      </w:r>
      <w:proofErr w:type="spellEnd"/>
      <w:r>
        <w:t xml:space="preserve"> de Java JDK 11 o superior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símbolo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1761F8C2" w14:textId="70879C4D" w:rsidR="00A64875" w:rsidRDefault="000D7AA2">
      <w:r>
        <w:t xml:space="preserve">Para la </w:t>
      </w:r>
      <w:proofErr w:type="spellStart"/>
      <w:r>
        <w:t>instalación</w:t>
      </w:r>
      <w:proofErr w:type="spellEnd"/>
      <w:r>
        <w:t xml:space="preserve"> de la </w:t>
      </w:r>
      <w:proofErr w:type="spellStart"/>
      <w:r>
        <w:t>herramienta</w:t>
      </w:r>
      <w:proofErr w:type="spellEnd"/>
      <w:r>
        <w:t xml:space="preserve"> se accede a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Apache </w:t>
      </w:r>
      <w:hyperlink r:id="rId12">
        <w:r>
          <w:rPr>
            <w:color w:val="0000FF"/>
            <w:u w:val="single"/>
          </w:rPr>
          <w:t>https://netbeans.apache.org/front/main/download/</w:t>
        </w:r>
      </w:hyperlink>
      <w:r>
        <w:t xml:space="preserve">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‘Older Releases’, ‘Apache NetBeans 24’ y la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2CC8D475" w14:textId="77777777" w:rsidR="00E404FA" w:rsidRDefault="00E404FA" w:rsidP="00E404FA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1194" w:after="1194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Página oficial de descarga de Apache NetBeans</w:t>
      </w:r>
      <w:bookmarkStart w:id="11" w:name="_v5k6izdr7goo" w:colFirst="0" w:colLast="0"/>
      <w:bookmarkEnd w:id="11"/>
    </w:p>
    <w:p w14:paraId="68C17BB8" w14:textId="1DADBA17" w:rsidR="00A64875" w:rsidRDefault="000D7AA2" w:rsidP="00E404FA">
      <w:pPr>
        <w:jc w:val="center"/>
      </w:pPr>
      <w:proofErr w:type="spellStart"/>
      <w:r>
        <w:t>Figura</w:t>
      </w:r>
      <w:proofErr w:type="spellEnd"/>
      <w:r>
        <w:t xml:space="preserve"> 4.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Apache NetBeans</w:t>
      </w:r>
    </w:p>
    <w:p w14:paraId="61B42D37" w14:textId="77777777" w:rsidR="00A64875" w:rsidRDefault="000D7AA2">
      <w:pPr>
        <w:keepNext/>
        <w:jc w:val="left"/>
      </w:pPr>
      <w:r>
        <w:lastRenderedPageBreak/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, se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y se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>.</w:t>
      </w:r>
    </w:p>
    <w:p w14:paraId="58377BFC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910" w:before="91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Instalador Apache NetBeans 24</w:t>
      </w:r>
    </w:p>
    <w:p w14:paraId="639C46B1" w14:textId="77777777" w:rsidR="00A64875" w:rsidRDefault="000D7AA2">
      <w:pPr>
        <w:pStyle w:val="Ttulo4"/>
      </w:pPr>
      <w:bookmarkStart w:id="12" w:name="_9q3u0xqbk5vd" w:colFirst="0" w:colLast="0"/>
      <w:bookmarkEnd w:id="12"/>
      <w:proofErr w:type="spellStart"/>
      <w:r>
        <w:t>Figura</w:t>
      </w:r>
      <w:proofErr w:type="spellEnd"/>
      <w:r>
        <w:t xml:space="preserve"> 5. </w:t>
      </w:r>
      <w:proofErr w:type="spellStart"/>
      <w:r>
        <w:t>Instalador</w:t>
      </w:r>
      <w:proofErr w:type="spellEnd"/>
      <w:r>
        <w:t xml:space="preserve"> Apache NetBeans 24</w:t>
      </w:r>
    </w:p>
    <w:p w14:paraId="7D50CD76" w14:textId="77777777" w:rsidR="00A64875" w:rsidRDefault="000D7AA2">
      <w:r>
        <w:t xml:space="preserve">Al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,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aceptan</w:t>
      </w:r>
      <w:proofErr w:type="spellEnd"/>
      <w:r>
        <w:t xml:space="preserve"> los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,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descarga</w:t>
      </w:r>
      <w:proofErr w:type="spellEnd"/>
      <w:r>
        <w:t xml:space="preserve"> y se </w:t>
      </w:r>
      <w:proofErr w:type="spellStart"/>
      <w:r>
        <w:t>finaliza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>.</w:t>
      </w:r>
    </w:p>
    <w:p w14:paraId="1FE72DEB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498" w:before="1498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inicial de instalación NetBeans 24</w:t>
      </w:r>
    </w:p>
    <w:p w14:paraId="02D94234" w14:textId="77777777" w:rsidR="00A64875" w:rsidRDefault="000D7AA2">
      <w:pPr>
        <w:pStyle w:val="Ttulo4"/>
      </w:pPr>
      <w:bookmarkStart w:id="13" w:name="_4j22iss11am1" w:colFirst="0" w:colLast="0"/>
      <w:bookmarkEnd w:id="13"/>
      <w:proofErr w:type="spellStart"/>
      <w:r>
        <w:t>Figura</w:t>
      </w:r>
      <w:proofErr w:type="spellEnd"/>
      <w:r>
        <w:t xml:space="preserve"> 6.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NetBeans 24</w:t>
      </w:r>
    </w:p>
    <w:p w14:paraId="63CD7059" w14:textId="77777777" w:rsidR="00A64875" w:rsidRDefault="000D7AA2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y se </w:t>
      </w:r>
      <w:proofErr w:type="spellStart"/>
      <w:r>
        <w:t>iniciará</w:t>
      </w:r>
      <w:proofErr w:type="spellEnd"/>
      <w:r>
        <w:t xml:space="preserve"> Apache NetBeans 24.</w:t>
      </w:r>
    </w:p>
    <w:p w14:paraId="5B5BEDA9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280" w:before="128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Aplicación Apache NetBeans 24</w:t>
      </w:r>
    </w:p>
    <w:p w14:paraId="70B94961" w14:textId="77777777" w:rsidR="00A64875" w:rsidRDefault="000D7AA2">
      <w:pPr>
        <w:pStyle w:val="Ttulo4"/>
      </w:pPr>
      <w:bookmarkStart w:id="14" w:name="_t3bvtvefcr1t" w:colFirst="0" w:colLast="0"/>
      <w:bookmarkEnd w:id="14"/>
      <w:proofErr w:type="spellStart"/>
      <w:r>
        <w:t>Figura</w:t>
      </w:r>
      <w:proofErr w:type="spellEnd"/>
      <w:r>
        <w:t xml:space="preserve"> 7. </w:t>
      </w:r>
      <w:proofErr w:type="spellStart"/>
      <w:r>
        <w:t>Aplicación</w:t>
      </w:r>
      <w:proofErr w:type="spellEnd"/>
      <w:r>
        <w:t xml:space="preserve"> Apache NetBeans 24</w:t>
      </w:r>
    </w:p>
    <w:p w14:paraId="0F40F80A" w14:textId="77777777" w:rsidR="00A64875" w:rsidRDefault="000D7AA2">
      <w:pPr>
        <w:pStyle w:val="Ttulo3"/>
      </w:pPr>
      <w:bookmarkStart w:id="15" w:name="_lzr3w8caxyhp" w:colFirst="0" w:colLast="0"/>
      <w:bookmarkEnd w:id="15"/>
      <w:r>
        <w:t>INSTALACIÓN Y CONFIGURACIÓN DE ANDROID STUDIO</w:t>
      </w:r>
      <w:r>
        <w:tab/>
      </w:r>
    </w:p>
    <w:p w14:paraId="4A785D64" w14:textId="77777777" w:rsidR="00A64875" w:rsidRDefault="000D7AA2">
      <w:r>
        <w:t xml:space="preserve">Para la </w:t>
      </w:r>
      <w:proofErr w:type="spellStart"/>
      <w:r>
        <w:t>instalación</w:t>
      </w:r>
      <w:proofErr w:type="spellEnd"/>
      <w:r>
        <w:t xml:space="preserve"> de la </w:t>
      </w:r>
      <w:proofErr w:type="spellStart"/>
      <w:r>
        <w:t>herramienta</w:t>
      </w:r>
      <w:proofErr w:type="spellEnd"/>
      <w:r>
        <w:t xml:space="preserve"> se accede a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Android Studio </w:t>
      </w:r>
      <w:hyperlink r:id="rId17">
        <w:r>
          <w:rPr>
            <w:color w:val="0000FF"/>
            <w:u w:val="single"/>
          </w:rPr>
          <w:t>https://developer.android.com/studio</w:t>
        </w:r>
      </w:hyperlink>
      <w:r>
        <w:t xml:space="preserve">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,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e </w:t>
      </w:r>
      <w:proofErr w:type="spellStart"/>
      <w:r>
        <w:t>iniciará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>.</w:t>
      </w:r>
    </w:p>
    <w:p w14:paraId="06A3A34B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1335" w:after="1335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Página oficial de descarga de Android Studio</w:t>
      </w:r>
    </w:p>
    <w:p w14:paraId="4EBC1F2E" w14:textId="77777777" w:rsidR="00A64875" w:rsidRDefault="000D7AA2">
      <w:pPr>
        <w:pStyle w:val="Ttulo4"/>
      </w:pPr>
      <w:bookmarkStart w:id="16" w:name="_opydoqsl83w7" w:colFirst="0" w:colLast="0"/>
      <w:bookmarkEnd w:id="16"/>
      <w:proofErr w:type="spellStart"/>
      <w:r>
        <w:t>Figura</w:t>
      </w:r>
      <w:proofErr w:type="spellEnd"/>
      <w:r>
        <w:t xml:space="preserve"> 8.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Android Studio</w:t>
      </w:r>
    </w:p>
    <w:p w14:paraId="220504A0" w14:textId="77777777" w:rsidR="00A64875" w:rsidRDefault="000D7AA2">
      <w:r>
        <w:t xml:space="preserve">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se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>.</w:t>
      </w:r>
    </w:p>
    <w:p w14:paraId="358F2A98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919" w:before="919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Ejecutable Android Studio</w:t>
      </w:r>
    </w:p>
    <w:p w14:paraId="5061D319" w14:textId="77777777" w:rsidR="00A64875" w:rsidRDefault="000D7AA2">
      <w:pPr>
        <w:pStyle w:val="Ttulo4"/>
      </w:pPr>
      <w:bookmarkStart w:id="17" w:name="_dk120fwfedy8" w:colFirst="0" w:colLast="0"/>
      <w:bookmarkEnd w:id="17"/>
      <w:proofErr w:type="spellStart"/>
      <w:r>
        <w:t>Figura</w:t>
      </w:r>
      <w:proofErr w:type="spellEnd"/>
      <w:r>
        <w:t xml:space="preserve"> 9. </w:t>
      </w:r>
      <w:proofErr w:type="spellStart"/>
      <w:r>
        <w:t>Ejecutable</w:t>
      </w:r>
      <w:proofErr w:type="spellEnd"/>
      <w:r>
        <w:t xml:space="preserve"> Android Studio</w:t>
      </w:r>
    </w:p>
    <w:p w14:paraId="53EC43AB" w14:textId="77777777" w:rsidR="00A64875" w:rsidRDefault="000D7AA2">
      <w:r>
        <w:t xml:space="preserve">Al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se </w:t>
      </w:r>
      <w:proofErr w:type="spellStart"/>
      <w:r>
        <w:t>mostrará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:</w:t>
      </w:r>
    </w:p>
    <w:p w14:paraId="29ECCBF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442" w:before="144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inicial de instalación de Android Studio</w:t>
      </w:r>
    </w:p>
    <w:p w14:paraId="7C58A7B3" w14:textId="77777777" w:rsidR="00A64875" w:rsidRDefault="000D7AA2">
      <w:pPr>
        <w:pStyle w:val="Ttulo4"/>
      </w:pPr>
      <w:bookmarkStart w:id="18" w:name="_fh618m6eevmf" w:colFirst="0" w:colLast="0"/>
      <w:bookmarkEnd w:id="18"/>
      <w:proofErr w:type="spellStart"/>
      <w:r>
        <w:t>Figura</w:t>
      </w:r>
      <w:proofErr w:type="spellEnd"/>
      <w:r>
        <w:t xml:space="preserve"> 10.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de Android Studio</w:t>
      </w:r>
    </w:p>
    <w:p w14:paraId="70268558" w14:textId="77777777" w:rsidR="00A64875" w:rsidRDefault="000D7AA2">
      <w:r>
        <w:t xml:space="preserve">Durante la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instalar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carpeta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. 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iniciará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en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Setup Standard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y se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>.</w:t>
      </w:r>
    </w:p>
    <w:p w14:paraId="10D682F9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562" w:before="156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Aplicación Android Studio</w:t>
      </w:r>
    </w:p>
    <w:p w14:paraId="106B43A1" w14:textId="77777777" w:rsidR="00A64875" w:rsidRDefault="000D7AA2">
      <w:pPr>
        <w:pStyle w:val="Ttulo4"/>
      </w:pPr>
      <w:bookmarkStart w:id="19" w:name="_bfwr4qpmwcm0" w:colFirst="0" w:colLast="0"/>
      <w:bookmarkEnd w:id="19"/>
      <w:proofErr w:type="spellStart"/>
      <w:r>
        <w:t>Figura</w:t>
      </w:r>
      <w:proofErr w:type="spellEnd"/>
      <w:r>
        <w:t xml:space="preserve"> 11. </w:t>
      </w:r>
      <w:proofErr w:type="spellStart"/>
      <w:r>
        <w:t>Aplicación</w:t>
      </w:r>
      <w:proofErr w:type="spellEnd"/>
      <w:r>
        <w:t xml:space="preserve"> Android Studio</w:t>
      </w:r>
    </w:p>
    <w:p w14:paraId="2AA091CC" w14:textId="77777777" w:rsidR="00C47287" w:rsidRDefault="00C47287">
      <w:pPr>
        <w:pStyle w:val="Ttulo1"/>
      </w:pPr>
      <w:bookmarkStart w:id="20" w:name="_h4qy61mvg7ju" w:colFirst="0" w:colLast="0"/>
      <w:bookmarkEnd w:id="20"/>
    </w:p>
    <w:p w14:paraId="30A68E36" w14:textId="77777777" w:rsidR="00C47287" w:rsidRDefault="00C47287" w:rsidP="00C47287">
      <w:pPr>
        <w:pStyle w:val="Ttulo2"/>
      </w:pPr>
      <w:r>
        <w:t>ESTRUCTURA DE PROYECTO</w:t>
      </w:r>
    </w:p>
    <w:p w14:paraId="00AA728E" w14:textId="77777777" w:rsidR="00C47287" w:rsidRDefault="00C47287" w:rsidP="00C47287">
      <w:r>
        <w:t xml:space="preserve">Para la </w:t>
      </w:r>
      <w:proofErr w:type="spellStart"/>
      <w:r>
        <w:t>elaboración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en primer </w:t>
      </w:r>
      <w:proofErr w:type="spellStart"/>
      <w:r>
        <w:t>lugar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en la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alojarán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. </w:t>
      </w:r>
    </w:p>
    <w:p w14:paraId="25F96942" w14:textId="77777777" w:rsidR="00C47287" w:rsidRDefault="00C47287" w:rsidP="00C47287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340" w:after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la carpeta raíz</w:t>
      </w:r>
    </w:p>
    <w:p w14:paraId="6C47E13E" w14:textId="77777777" w:rsidR="00C47287" w:rsidRDefault="00C47287" w:rsidP="00C47287">
      <w:pPr>
        <w:pStyle w:val="Ttulo4"/>
        <w:spacing w:before="0"/>
        <w:ind w:left="2124" w:firstLine="707"/>
        <w:jc w:val="left"/>
      </w:pPr>
      <w:bookmarkStart w:id="21" w:name="_2bjgtq3bhp8r" w:colFirst="0" w:colLast="0"/>
      <w:bookmarkEnd w:id="21"/>
      <w:proofErr w:type="spellStart"/>
      <w:r>
        <w:t>Figura</w:t>
      </w:r>
      <w:proofErr w:type="spellEnd"/>
      <w:r>
        <w:t xml:space="preserve"> 1. </w:t>
      </w:r>
      <w:proofErr w:type="spellStart"/>
      <w:r>
        <w:t>Creación</w:t>
      </w:r>
      <w:proofErr w:type="spellEnd"/>
      <w:r>
        <w:t xml:space="preserve"> de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raíz</w:t>
      </w:r>
      <w:proofErr w:type="spellEnd"/>
    </w:p>
    <w:p w14:paraId="1C98EBD1" w14:textId="77777777" w:rsidR="00C47287" w:rsidRDefault="00C47287" w:rsidP="00C47287">
      <w:r>
        <w:t xml:space="preserve">Dentro de la </w:t>
      </w:r>
      <w:proofErr w:type="spellStart"/>
      <w:r>
        <w:t>carpeta</w:t>
      </w:r>
      <w:proofErr w:type="spellEnd"/>
      <w:r>
        <w:t xml:space="preserve"> principal del </w:t>
      </w:r>
      <w:proofErr w:type="spellStart"/>
      <w:r>
        <w:t>proyecto</w:t>
      </w:r>
      <w:proofErr w:type="spellEnd"/>
      <w:r>
        <w:t xml:space="preserve">, se debe </w:t>
      </w:r>
      <w:proofErr w:type="spellStart"/>
      <w:r>
        <w:t>ubicar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subestructura</w:t>
      </w:r>
      <w:proofErr w:type="spellEnd"/>
      <w:r>
        <w:t>.</w:t>
      </w:r>
    </w:p>
    <w:p w14:paraId="319B7C88" w14:textId="77777777" w:rsidR="00C47287" w:rsidRDefault="00C47287" w:rsidP="00C47287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920" w:after="192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inicial del proyecto</w:t>
      </w:r>
    </w:p>
    <w:p w14:paraId="35052B73" w14:textId="77777777" w:rsidR="00C47287" w:rsidRDefault="00C47287" w:rsidP="00C47287">
      <w:pPr>
        <w:pStyle w:val="Ttulo4"/>
        <w:spacing w:before="0"/>
      </w:pPr>
      <w:bookmarkStart w:id="22" w:name="_b4p4hynsid89" w:colFirst="0" w:colLast="0"/>
      <w:bookmarkEnd w:id="22"/>
      <w:proofErr w:type="spellStart"/>
      <w:r>
        <w:t>Figura</w:t>
      </w:r>
      <w:proofErr w:type="spellEnd"/>
      <w:r>
        <w:t xml:space="preserve"> 2.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22609D8A" w14:textId="77777777" w:rsidR="00C47287" w:rsidRDefault="00C47287" w:rsidP="00C47287"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la </w:t>
      </w:r>
      <w:proofErr w:type="spellStart"/>
      <w:r>
        <w:t>finalidad</w:t>
      </w:r>
      <w:proofErr w:type="spellEnd"/>
      <w:r>
        <w:t xml:space="preserve"> de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y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1C5CE672" w14:textId="77777777" w:rsidR="00C47287" w:rsidRDefault="00C47287">
      <w:pPr>
        <w:pStyle w:val="Ttulo1"/>
      </w:pPr>
    </w:p>
    <w:p w14:paraId="5774A338" w14:textId="77777777" w:rsidR="00C47287" w:rsidRDefault="00C47287">
      <w:pPr>
        <w:pStyle w:val="Ttulo1"/>
      </w:pPr>
    </w:p>
    <w:p w14:paraId="7E0E41AA" w14:textId="33016461" w:rsidR="00A64875" w:rsidRDefault="000D7AA2">
      <w:pPr>
        <w:pStyle w:val="Ttulo1"/>
      </w:pPr>
      <w:r>
        <w:t>APLICACIONES SERVIDOR</w:t>
      </w:r>
    </w:p>
    <w:p w14:paraId="03FA1038" w14:textId="77777777" w:rsidR="00A64875" w:rsidRDefault="000D7AA2">
      <w:pPr>
        <w:pStyle w:val="Ttulo2"/>
      </w:pPr>
      <w:bookmarkStart w:id="23" w:name="_h5nw2f1g06yp" w:colFirst="0" w:colLast="0"/>
      <w:bookmarkEnd w:id="23"/>
      <w:r>
        <w:t xml:space="preserve">CREACIÓN DEL PROYECTO SERVIDOR </w:t>
      </w:r>
    </w:p>
    <w:p w14:paraId="2B4CF8C1" w14:textId="77777777" w:rsidR="00A64875" w:rsidRDefault="000D7AA2">
      <w:r>
        <w:t>El servidor es un proyecto Java con Maven. En NetBeans abre la carpeta 04. SERVIDOR, revisa pom.xml y ejecuta la clase ec.edu.monster.publisher.Publisher mediante mvn exec:java; Maven descarga Jakarta XML Web Services y Metro/JAX-WS según el pom.xml.</w:t>
      </w:r>
    </w:p>
    <w:p w14:paraId="42EFD7BC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836" w:before="1836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del proyecto – Servidor SOAP</w:t>
      </w:r>
    </w:p>
    <w:p w14:paraId="0634160D" w14:textId="6BB39385" w:rsidR="00A64875" w:rsidRDefault="000D7AA2">
      <w:pPr>
        <w:pStyle w:val="Ttulo4"/>
      </w:pPr>
      <w:bookmarkStart w:id="24" w:name="_rer3vh469vy8" w:colFirst="0" w:colLast="0"/>
      <w:bookmarkEnd w:id="24"/>
      <w:proofErr w:type="spellStart"/>
      <w:r>
        <w:t>Figura</w:t>
      </w:r>
      <w:proofErr w:type="spellEnd"/>
      <w:r>
        <w:t xml:space="preserve"> 12.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– </w:t>
      </w:r>
      <w:proofErr w:type="spellStart"/>
      <w:r>
        <w:t>Servidor</w:t>
      </w:r>
      <w:proofErr w:type="spellEnd"/>
      <w:r>
        <w:t xml:space="preserve"> SOAP</w:t>
      </w:r>
    </w:p>
    <w:p w14:paraId="632F4435" w14:textId="77777777" w:rsidR="00AE0788" w:rsidRPr="00AE0788" w:rsidRDefault="00AE0788" w:rsidP="00AE0788"/>
    <w:p w14:paraId="173EA088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2283" w:before="2283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Configuración del proyecto 1 - Servidor SOAP</w:t>
      </w:r>
    </w:p>
    <w:p w14:paraId="58A13089" w14:textId="27589EDD" w:rsidR="00A64875" w:rsidRDefault="000D7AA2">
      <w:pPr>
        <w:pStyle w:val="Ttulo4"/>
      </w:pPr>
      <w:bookmarkStart w:id="25" w:name="_94aha25iy8e5" w:colFirst="0" w:colLast="0"/>
      <w:bookmarkEnd w:id="25"/>
      <w:proofErr w:type="spellStart"/>
      <w:r>
        <w:t>Figura</w:t>
      </w:r>
      <w:proofErr w:type="spellEnd"/>
      <w:r>
        <w:t xml:space="preserve"> 13.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1 - </w:t>
      </w:r>
      <w:proofErr w:type="spellStart"/>
      <w:r>
        <w:t>Servidor</w:t>
      </w:r>
      <w:proofErr w:type="spellEnd"/>
      <w:r>
        <w:t xml:space="preserve"> SOAP</w:t>
      </w:r>
    </w:p>
    <w:p w14:paraId="0DD3568F" w14:textId="77777777" w:rsidR="00AE0788" w:rsidRPr="00AE0788" w:rsidRDefault="00AE0788" w:rsidP="00AE0788"/>
    <w:p w14:paraId="3ACFDB46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2012" w:before="201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Configuración del proyecto 2 - Servidor SOAP</w:t>
      </w:r>
    </w:p>
    <w:p w14:paraId="531BEEA9" w14:textId="77777777" w:rsidR="00A64875" w:rsidRDefault="000D7AA2">
      <w:pPr>
        <w:pStyle w:val="Ttulo4"/>
      </w:pPr>
      <w:bookmarkStart w:id="26" w:name="_lw38mfu860bx" w:colFirst="0" w:colLast="0"/>
      <w:bookmarkEnd w:id="26"/>
      <w:proofErr w:type="spellStart"/>
      <w:r>
        <w:t>Figura</w:t>
      </w:r>
      <w:proofErr w:type="spellEnd"/>
      <w:r>
        <w:t xml:space="preserve"> 14.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2 - </w:t>
      </w:r>
      <w:proofErr w:type="spellStart"/>
      <w:r>
        <w:t>Servidor</w:t>
      </w:r>
      <w:proofErr w:type="spellEnd"/>
      <w:r>
        <w:t xml:space="preserve"> SOAP</w:t>
      </w:r>
    </w:p>
    <w:p w14:paraId="719FA840" w14:textId="77777777" w:rsidR="00A64875" w:rsidRDefault="000D7AA2">
      <w:pPr>
        <w:pStyle w:val="Ttulo2"/>
      </w:pPr>
      <w:bookmarkStart w:id="27" w:name="_o7cv8f8a31bn" w:colFirst="0" w:colLast="0"/>
      <w:bookmarkEnd w:id="27"/>
      <w:r>
        <w:t>CODIFICACIÓN DEL PROYECTO SERVIDOR</w:t>
      </w:r>
    </w:p>
    <w:p w14:paraId="15069DCF" w14:textId="77777777" w:rsidR="00A64875" w:rsidRDefault="000D7AA2">
      <w:pPr>
        <w:pStyle w:val="Ttulo3"/>
      </w:pPr>
      <w:bookmarkStart w:id="28" w:name="_ppadzl5el0sl" w:colFirst="0" w:colLast="0"/>
      <w:bookmarkEnd w:id="28"/>
      <w:r>
        <w:t>CREACIÓN DE PAQUETES</w:t>
      </w:r>
    </w:p>
    <w:p w14:paraId="39E0B9BC" w14:textId="77777777" w:rsidR="00A64875" w:rsidRDefault="000D7AA2">
      <w:pPr>
        <w:rPr>
          <w:i/>
          <w:iCs/>
        </w:rPr>
      </w:pPr>
      <w:r>
        <w:t>El servidor separa la publicación SOAP, los endpoints, los modelos de respuesta y la lógica de conversión. Los paquetes reales son ec.edu.monster.publisher, ec.edu.monster.ws, ec.edu.monster.model y ec.edu.monster.util; no hay acceso a una base de datos.</w:t>
      </w:r>
    </w:p>
    <w:p w14:paraId="7D42293A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922" w:before="92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 paquetes - Servidor SOAP</w:t>
      </w:r>
    </w:p>
    <w:p w14:paraId="6E347E4B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15.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- </w:t>
      </w:r>
      <w:proofErr w:type="spellStart"/>
      <w:r>
        <w:t>Servidor</w:t>
      </w:r>
      <w:proofErr w:type="spellEnd"/>
      <w:r>
        <w:t xml:space="preserve"> SOAP</w:t>
      </w:r>
    </w:p>
    <w:p w14:paraId="6EDDF68F" w14:textId="77777777" w:rsidR="00A64875" w:rsidRDefault="000D7AA2">
      <w:pPr>
        <w:pStyle w:val="Ttulo3"/>
      </w:pPr>
      <w:bookmarkStart w:id="29" w:name="_to781gmgk695" w:colFirst="0" w:colLast="0"/>
      <w:bookmarkEnd w:id="29"/>
      <w:r>
        <w:t>CREACIÓN DE WEBSERVICES</w:t>
      </w:r>
    </w:p>
    <w:p w14:paraId="5448BAC4" w14:textId="77777777" w:rsidR="00A64875" w:rsidRDefault="000D7AA2">
      <w:pPr>
        <w:spacing w:before="240" w:after="240"/>
      </w:pPr>
      <w:r>
        <w:t>AuthWebService expone el inicio de sesión, la validación y el cierre de sesión. ConversionWebService expone las operaciones de conversión para longitud, masa y temperatura; Metro genera el WSDL al publicar cada endpoint.</w:t>
      </w:r>
    </w:p>
    <w:p w14:paraId="0531E3EC" w14:textId="77777777" w:rsidR="00A64875" w:rsidRDefault="000D7AA2">
      <w:pPr>
        <w:spacing w:before="240" w:after="240"/>
      </w:pPr>
      <w:r>
        <w:t>Los endpoints usan @WebService, @WebMethod y @WebParam. AuthWebService valida MONSTER / MONSTER9 y administra tokens en memoria; ConversionWebService verifica el token antes de delegar los cálculos en ConversionUtil.</w:t>
      </w:r>
    </w:p>
    <w:p w14:paraId="66018BBB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458" w:after="458"/>
        <w:jc w:val="center"/>
        <w:rPr>
          <w:i/>
          <w:iCs/>
          <w:color w:val="1F497D"/>
          <w:sz w:val="18"/>
          <w:szCs w:val="18"/>
        </w:rPr>
      </w:pPr>
      <w:bookmarkStart w:id="30" w:name="_50i3qgl0xzvk" w:colFirst="0" w:colLast="0"/>
      <w:bookmarkEnd w:id="30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 paquetes - WebServices</w:t>
      </w:r>
    </w:p>
    <w:p w14:paraId="645A6B35" w14:textId="77777777" w:rsidR="00A64875" w:rsidRDefault="000D7AA2">
      <w:pPr>
        <w:pStyle w:val="Ttulo4"/>
      </w:pPr>
      <w:bookmarkStart w:id="31" w:name="_3ih8l6affwit" w:colFirst="0" w:colLast="0"/>
      <w:bookmarkEnd w:id="31"/>
      <w:proofErr w:type="spellStart"/>
      <w:r>
        <w:t>Figura</w:t>
      </w:r>
      <w:proofErr w:type="spellEnd"/>
      <w:r>
        <w:t xml:space="preserve"> 16.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- </w:t>
      </w:r>
      <w:proofErr w:type="spellStart"/>
      <w:r>
        <w:t>WebServices</w:t>
      </w:r>
      <w:proofErr w:type="spellEnd"/>
    </w:p>
    <w:p w14:paraId="3B508530" w14:textId="77777777" w:rsidR="00234577" w:rsidRDefault="00234577">
      <w:pPr>
        <w:pStyle w:val="Ttulo5"/>
        <w:sectPr w:rsidR="00234577" w:rsidSect="00AE0788">
          <w:footerReference w:type="even" r:id="rId29"/>
          <w:footerReference w:type="default" r:id="rId30"/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32" w:name="_gvse3wqyjbs9" w:colFirst="0" w:colLast="0"/>
      <w:bookmarkEnd w:id="32"/>
    </w:p>
    <w:p w14:paraId="7BCFCE21" w14:textId="2636BA91" w:rsidR="00A64875" w:rsidRDefault="000D7AA2" w:rsidP="00234577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234577">
        <w:rPr>
          <w:b/>
          <w:bCs/>
          <w:i w:val="0"/>
          <w:iCs w:val="0"/>
          <w:sz w:val="24"/>
          <w:szCs w:val="24"/>
        </w:rPr>
        <w:lastRenderedPageBreak/>
        <w:t>Tabla 1. Método iniciarSesion - AuthWebService.java</w:t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234577">
        <w:rPr>
          <w:b/>
          <w:bCs/>
          <w:i w:val="0"/>
          <w:iCs w:val="0"/>
          <w:sz w:val="24"/>
          <w:szCs w:val="24"/>
        </w:rPr>
        <w:t/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234577">
        <w:rPr>
          <w:b/>
          <w:bCs/>
          <w:i w:val="0"/>
          <w:iCs w:val="0"/>
          <w:sz w:val="24"/>
          <w:szCs w:val="24"/>
        </w:rPr>
        <w:t/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> 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public LoginResponse iniciarSesion(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@WebParam(name = "usuario") String usuario,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@WebParam(name = "clave") String clave)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(USUARIO_REQUERIDO.equals(usuario) &amp;&amp; CLAVE_REQUERIDA.equals(clave))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String nuevoToken = UUID.randomUUID().toString();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TOKENS_ACTIVOS.add(nuevoToken);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new LoginResponse(true, nuevoToken, "Inicio de sesión exitoso. Bienvenido al Conversor de Unidades.");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 else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new LoginResponse(false, null, "Error de autenticación: Credenciales inválidas.");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6542A4D2" w14:textId="0C703C64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 2. Método convertirLongitud - ConversionWebService.java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public ConversionResponse convertirLongitud(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@WebParam(name = "token") String token,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@WebParam(name = "valor") double valor,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@WebParam(name = "unidadOrigen") String unidadOrigen,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@WebParam(name = "unidadDestino") String unidadDestino)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(!AuthWebService.isTokenValido(token))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new ConversionResponse(false, 0.0, ERROR_TOKEN_INVALIDO);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try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double resultado = ConversionUtil.convertirLongitud(valor, unidadOrigen, unidadDestino);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new ConversionResponse(true, resultado, null);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 catch (IllegalArgumentException e)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new ConversionResponse(false, 0.0, "Error en unidades de longitud: " + e.getMessage());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 catch (Exception e)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return new ConversionResponse(false, 0.0, "Error interno al calcular longitud: " + e.getMessage());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032044D0" w14:textId="3B6952B8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 3. Método convertirLongitud - ConversionUtil.java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public static double convertirLongitud(double valor, String unidadOrigen, String unidadDestino)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String uOrigen = normalizar(unidadOrigen);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String uDestino = normalizar(unidadDestino);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(!FACTORES_LONGITUD.containsKey(uOrigen))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IllegalArgumentException("Unidad de origen no reconocida para longitud: " + unidadOrigen + 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    ". Las unidades permitidas son: metros, centimetros, pies, yardas, millas.");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if (!FACTORES_LONGITUD.containsKey(uDestino))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throw new IllegalArgumentException("Unidad de destino no reconocida para longitud: " + unidadDestino +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        ". Las unidades permitidas son: metros, centimetros, pies, yardas, millas.");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double factorOrigen = FACTORES_LONGITUD.get(uOrigen);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double factorDestino = FACTORES_LONGITUD.get(uDestino);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// Convertir origen a metros y luego metros a destino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double valorEnMetros = valor * factorOrigen;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return valorEnMetros / factorDestino;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229D2E2A" w14:textId="71BD5A53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 4. Método main - Publisher.java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/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/>
      </w:r>
      <w:proofErr w:type="spellEnd"/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public static void main(String[] args)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System.out.println("==========================================================");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System.out.println("  INICIANDO SERVIDOR SOAP - CONVERSOR DE UNIDADES (SINBDD)");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System.out.println("  Asignatura: Arquitectura de Software | Tarea: TI.1.1");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System.out.println("  Grupo: GR09 | Autor: Julio Enrique Viche Castillo");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System.out.println("==========================================================");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try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// Publicar Servicio de Autenticación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System.out.println("\n[1/2] Publicando Servicio de Autenticacion...");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Endpoint.publish(URL_AUTH, new AuthWebService());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System.out.println("-&gt; Endpoint activo en: " + URL_AUTH);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System.out.println("-&gt; WSDL disponible en: " + URL_AUTH + "?wsdl");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// Publicar Servicio de Conversión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System.out.println("\n[2/2] Publicando Servicio de Conversion...");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Endpoint.publish(URL_CONV, new ConversionWebService());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System.out.println("-&gt; Endpoint activo en: " + URL_CONV);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System.out.println("-&gt; WSDL disponible en: " + URL_CONV + "?wsdl");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System.out.println("\n[OK] Servidor SOAP listo y a la escucha de peticiones en el puerto 8080.");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System.out.println("Presione Ctrl + C para detener el servicio.\n");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 catch (Exception e) {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System.err.println("\n[ERROR] No se pudo publicar el servicio SOAP: " + e.getMessage());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    e.printStackTrace();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    }</w:t>
      </w:r>
    </w:p>
    <w:p>
      <w:pPr>
        <w:spacing w:after="0" w:line="180" w:lineRule="auto"/>
      </w:pPr>
      <w:r>
        <w:rPr>
          <w:rFonts w:ascii="Consolas" w:hAnsi="Consolas" w:cs="Consolas"/>
          <w:sz w:val="16"/>
        </w:rPr>
        <w:t xml:space="preserve">    }</w:t>
      </w:r>
    </w:p>
    <w:p w14:paraId="75BCCD9D" w14:textId="1B1267D1" w:rsidR="00A64875" w:rsidRDefault="000D7AA2">
      <w:pPr>
        <w:pStyle w:val="Ttulo3"/>
      </w:pPr>
      <w:r>
        <w:lastRenderedPageBreak/>
        <w:t>CREACIÓN DE SERVICIO</w:t>
      </w:r>
    </w:p>
    <w:p w14:paraId="6728E8EF" w14:textId="77777777" w:rsidR="00A64875" w:rsidRDefault="000D7AA2">
      <w:pPr>
        <w:spacing w:before="240" w:after="240"/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 xml:space="preserve"> la "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", 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cerebro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y de </w:t>
      </w:r>
      <w:proofErr w:type="spellStart"/>
      <w:r>
        <w:t>seguridad</w:t>
      </w:r>
      <w:proofErr w:type="spellEnd"/>
      <w:r>
        <w:t xml:space="preserve"> del protocolo de comunicación. Al no </w:t>
      </w:r>
      <w:proofErr w:type="spellStart"/>
      <w:r>
        <w:t>contar</w:t>
      </w:r>
      <w:proofErr w:type="spellEnd"/>
      <w:r>
        <w:t xml:space="preserve"> con una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, </w:t>
      </w:r>
      <w:proofErr w:type="spellStart"/>
      <w:r>
        <w:t>optimizando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>.</w:t>
      </w:r>
    </w:p>
    <w:p w14:paraId="277CFE0E" w14:textId="77777777" w:rsidR="00A64875" w:rsidRDefault="000D7AA2">
      <w:pPr>
        <w:spacing w:before="240" w:after="240"/>
      </w:pPr>
      <w:proofErr w:type="spellStart"/>
      <w:r>
        <w:rPr>
          <w:b/>
          <w:bCs/>
        </w:rPr>
        <w:t>Servicio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Encargado</w:t>
      </w:r>
      <w:proofErr w:type="spellEnd"/>
      <w:r>
        <w:t xml:space="preserve"> de la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"hardcoded" y la </w:t>
      </w:r>
      <w:proofErr w:type="spellStart"/>
      <w:r>
        <w:t>generación</w:t>
      </w:r>
      <w:proofErr w:type="spellEnd"/>
      <w:r>
        <w:t>/</w:t>
      </w:r>
      <w:proofErr w:type="spellStart"/>
      <w:r>
        <w:t>verificación</w:t>
      </w:r>
      <w:proofErr w:type="spellEnd"/>
      <w:r>
        <w:t xml:space="preserve"> de tokens de </w:t>
      </w:r>
      <w:proofErr w:type="spellStart"/>
      <w:r>
        <w:t>sesión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los puntos de entrada del </w:t>
      </w:r>
      <w:proofErr w:type="spellStart"/>
      <w:r>
        <w:t>servidor</w:t>
      </w:r>
      <w:proofErr w:type="spellEnd"/>
      <w:r>
        <w:t>.</w:t>
      </w:r>
    </w:p>
    <w:p w14:paraId="012B21C7" w14:textId="77777777" w:rsidR="00A64875" w:rsidRDefault="000D7AA2">
      <w:pPr>
        <w:spacing w:before="240" w:after="240"/>
      </w:pPr>
      <w:proofErr w:type="spellStart"/>
      <w:r>
        <w:rPr>
          <w:b/>
          <w:bCs/>
        </w:rPr>
        <w:t>Servicio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Conversiones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algoritmos</w:t>
      </w:r>
      <w:proofErr w:type="spellEnd"/>
      <w:r>
        <w:t xml:space="preserve"> y </w:t>
      </w:r>
      <w:proofErr w:type="spellStart"/>
      <w:r>
        <w:t>factores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 para las magnitudes de </w:t>
      </w:r>
      <w:proofErr w:type="spellStart"/>
      <w:r>
        <w:t>longitud</w:t>
      </w:r>
      <w:proofErr w:type="spellEnd"/>
      <w:r>
        <w:t xml:space="preserve">, masa y </w:t>
      </w:r>
      <w:proofErr w:type="spellStart"/>
      <w:r>
        <w:t>temperatura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ser </w:t>
      </w:r>
      <w:proofErr w:type="spellStart"/>
      <w:r>
        <w:t>escalable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sin </w:t>
      </w:r>
      <w:proofErr w:type="spellStart"/>
      <w:r>
        <w:t>afectar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principal.</w:t>
      </w:r>
    </w:p>
    <w:p w14:paraId="6EBB75BB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340" w:after="340"/>
        <w:jc w:val="center"/>
        <w:rPr>
          <w:i/>
          <w:iCs/>
          <w:color w:val="1F497D"/>
          <w:sz w:val="18"/>
          <w:szCs w:val="18"/>
        </w:rPr>
      </w:pPr>
      <w:bookmarkStart w:id="36" w:name="_wwo2lfpw13yx" w:colFirst="0" w:colLast="0"/>
      <w:bookmarkEnd w:id="36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 paquetes - servicios</w:t>
      </w:r>
    </w:p>
    <w:p w14:paraId="28A067BE" w14:textId="77777777" w:rsidR="00A64875" w:rsidRDefault="000D7AA2">
      <w:pPr>
        <w:pStyle w:val="Ttulo4"/>
      </w:pPr>
      <w:bookmarkStart w:id="37" w:name="_rhw42eiwvp2b" w:colFirst="0" w:colLast="0"/>
      <w:bookmarkEnd w:id="37"/>
      <w:proofErr w:type="spellStart"/>
      <w:r>
        <w:t>Figura</w:t>
      </w:r>
      <w:proofErr w:type="spellEnd"/>
      <w:r>
        <w:t xml:space="preserve"> 17.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- </w:t>
      </w:r>
      <w:proofErr w:type="spellStart"/>
      <w:r>
        <w:t>servicios</w:t>
      </w:r>
      <w:proofErr w:type="spellEnd"/>
    </w:p>
    <w:p w14:paraId="64AED911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CB8BD1D" w14:textId="2ECF6051" w:rsidR="00A64875" w:rsidRDefault="000D7AA2">
      <w:pPr>
        <w:pStyle w:val="Ttulo5"/>
      </w:pPr>
      <w:proofErr w:type="spellStart"/>
      <w:r>
        <w:lastRenderedPageBreak/>
        <w:t>Tabla 5. Método convertirLongitud - ConversionUtil.java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> </w:t>
      </w: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253F096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static double convertirLongitud(double valor, String unidadOrigen, String unidadDestino)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uOrigen = normalizar(unidadOrigen);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uDestino = normalizar(unidadDestino);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(!FACTORES_LONGITUD.containsKey(uOrigen))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IllegalArgumentException("Unidad de origen no reconocida para longitud: " + unidadOrigen +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". Las unidades permitidas son: metros, centimetros, pies, yardas, millas.");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(!FACTORES_LONGITUD.containsKey(uDestino))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IllegalArgumentException("Unidad de destino no reconocida para longitud: " + unidadDestino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". Las unidades permitidas son: metros, centimetros, pies, yardas, millas.");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factorOrigen = FACTORES_LONGITUD.get(uOrigen);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factorDestino = FACTORES_LONGITUD.get(uDestino);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Convertir origen a metros y luego metros a destino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valorEnMetros = valor * factorOrigen;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valorEnMetros / factorDestino;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79418A66" w14:textId="77777777" w:rsidR="00A64875" w:rsidRDefault="000D7AA2">
      <w:pPr>
        <w:pStyle w:val="Ttulo5"/>
      </w:pPr>
      <w:proofErr w:type="spellStart"/>
      <w:r>
        <w:lastRenderedPageBreak/>
        <w:t>Tabla 6. Método convertirMasa - ConversionUtil.java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485AEE1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static double convertirMasa(double valor, String unidadOrigen, String unidadDestino)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uOrigen = normalizar(unidadOrigen);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uDestino = normalizar(unidadDestino);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(!FACTORES_MASA.containsKey(uOrigen))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IllegalArgumentException("Unidad de origen no reconocida para masa: " + unidadOrigen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". Las unidades permitidas son: gramos, kilogramos, onzas, libras, quintales.");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(!FACTORES_MASA.containsKey(uDestino))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 new IllegalArgumentException("Unidad de destino no reconocida para masa: " + unidadDestino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". Las unidades permitidas son: gramos, kilogramos, onzas, libras, quintales.");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factorOrigen = FACTORES_MASA.get(uOrigen);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factorDestino = FACTORES_MASA.get(uDestino);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Convertir origen a kilogramos y luego a destino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valorEnKilos = valor * factorOrigen;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valorEnKilos / factorDestino;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5792D7E9" w14:textId="77777777" w:rsidR="00A64875" w:rsidRDefault="000D7AA2">
      <w:pPr>
        <w:pStyle w:val="Ttulo5"/>
      </w:pPr>
      <w:bookmarkStart w:id="38" w:name="_b6a9aa80midt" w:colFirst="0" w:colLast="0"/>
      <w:bookmarkEnd w:id="38"/>
      <w:proofErr w:type="spellStart"/>
      <w:r>
        <w:lastRenderedPageBreak/>
        <w:t>Tabla 7. Método convertirTemperatura - ConversionUtil.java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449D50B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static double convertirTemperatura(double valor, String unidadOrigen, String unidadDestino)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uOrigen = normalizar(unidadOrigen);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uDestino = normalizar(unidadDestino);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Paso 1: Convertir de origen a Celsius (base)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celsius;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(uOrigen)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"celsius":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"centigrados":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celsius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"fahrenheit":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celsius = (valor - 32.0) * 5.0 / 9.0;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"kelvin":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celsius = valor - 273.15;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"newton":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celsius = valor * 100.0 / 33.0;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"reaumur":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"re":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celsius = valor * 5.0 / 4.0;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IllegalArgumentException("Escala de temperatura de origen no válida: " + unidadOrigen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". Las escalas permitidas son: Celsius, Fahrenheit, Kelvin, Newton, Reaumur.");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Paso 2: Convertir de Celsius a destino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(uDestino)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"celsius":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"centigrados":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celsius;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"fahrenheit":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"f":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(celsius * 9.0 / 5.0) + 32.0;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"kelvin":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"k":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celsius + 273.15;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"newton":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"n":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celsius * 33.0 / 100.0;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"reaumur":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"re":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celsius * 4.0 / 5.0;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throw new IllegalArgumentException("Escala de temperatura de destino no válida: " + unidadDestino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". Las escalas permitidas son: Celsius, Fahrenheit, Kelvin, Newton, Reaumur.");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</w:tc>
      </w:tr>
    </w:tbl>
    <w:p w14:paraId="4F7EF9EF" w14:textId="77777777" w:rsidR="00A64875" w:rsidRDefault="00A6487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</w:pPr>
      <w:bookmarkStart w:id="39" w:name="_bc94b3siixpn" w:colFirst="0" w:colLast="0"/>
      <w:bookmarkEnd w:id="39"/>
    </w:p>
    <w:p w14:paraId="46D05163" w14:textId="77777777" w:rsidR="00735E2A" w:rsidRDefault="00735E2A">
      <w:pPr>
        <w:pStyle w:val="Ttulo2"/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  <w:bookmarkStart w:id="40" w:name="_kydtc4osq1ys" w:colFirst="0" w:colLast="0"/>
      <w:bookmarkEnd w:id="40"/>
    </w:p>
    <w:p w14:paraId="5547383D" w14:textId="22CA529F" w:rsidR="00A64875" w:rsidRDefault="000D7AA2">
      <w:pPr>
        <w:pStyle w:val="Ttulo2"/>
      </w:pPr>
      <w:r>
        <w:lastRenderedPageBreak/>
        <w:t>PRUEBAS DE LOS SERVICIOS</w:t>
      </w:r>
    </w:p>
    <w:p w14:paraId="28456403" w14:textId="77777777" w:rsidR="00A64875" w:rsidRDefault="000D7AA2" w:rsidP="00735E2A">
      <w:pPr>
        <w:spacing w:before="0" w:after="0" w:line="240" w:lineRule="auto"/>
      </w:pPr>
      <w:r>
        <w:t>Para comprobar el servidor, inicia Publisher y abre http://localhost:8080/ServidorSOAP/ServicioAutenticacion?wsdl y http://localhost:8080/ServidorSOAP/ServicioConversion?wsdl. El WSDL permite revisar las operaciones publicadas; las conversiones requieren un token obtenido mediante el inicio de sesión.</w:t>
      </w:r>
    </w:p>
    <w:p w14:paraId="091A977E" w14:textId="77777777" w:rsidR="00A64875" w:rsidRDefault="000D7AA2" w:rsidP="00735E2A">
      <w:pPr>
        <w:spacing w:before="0" w:after="0" w:line="240" w:lineRule="auto"/>
      </w:pPr>
      <w:r>
        <w:t>El servidor publica dos endpoints SOAP: ServicioAutenticacion para iniciar, validar y cerrar sesión, y ServicioConversion para convertir longitud, masa y temperatura.</w:t>
      </w:r>
    </w:p>
    <w:p w14:paraId="5C326C6D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WSLogin</w:t>
      </w:r>
      <w:proofErr w:type="spellEnd"/>
      <w:r>
        <w:t xml:space="preserve">: Punto de entrada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.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procesa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denegar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15767F85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WSLongitud</w:t>
      </w:r>
      <w:proofErr w:type="spellEnd"/>
      <w:r>
        <w:t xml:space="preserve">: </w:t>
      </w:r>
      <w:proofErr w:type="spellStart"/>
      <w:r>
        <w:t>Expone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para las </w:t>
      </w:r>
      <w:proofErr w:type="spellStart"/>
      <w:r>
        <w:t>conversiones</w:t>
      </w:r>
      <w:proofErr w:type="spellEnd"/>
      <w:r>
        <w:t xml:space="preserve"> de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soportadas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centímetros</w:t>
      </w:r>
      <w:proofErr w:type="spellEnd"/>
      <w:r>
        <w:t xml:space="preserve">, metros, pies, </w:t>
      </w:r>
      <w:proofErr w:type="spellStart"/>
      <w:r>
        <w:t>yardas</w:t>
      </w:r>
      <w:proofErr w:type="spellEnd"/>
      <w:r>
        <w:t xml:space="preserve"> y </w:t>
      </w:r>
      <w:proofErr w:type="spellStart"/>
      <w:r>
        <w:t>millas</w:t>
      </w:r>
      <w:proofErr w:type="spellEnd"/>
      <w:r>
        <w:t>).</w:t>
      </w:r>
    </w:p>
    <w:p w14:paraId="7E06D6B2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WSMasa</w:t>
      </w:r>
      <w:proofErr w:type="spellEnd"/>
      <w:r>
        <w:t xml:space="preserve">: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los </w:t>
      </w:r>
      <w:proofErr w:type="spellStart"/>
      <w:r>
        <w:t>parámetros</w:t>
      </w:r>
      <w:proofErr w:type="spellEnd"/>
      <w:r>
        <w:t xml:space="preserve"> y </w:t>
      </w:r>
      <w:proofErr w:type="spellStart"/>
      <w:r>
        <w:t>retornar</w:t>
      </w:r>
      <w:proofErr w:type="spellEnd"/>
      <w:r>
        <w:t xml:space="preserve"> las </w:t>
      </w:r>
      <w:proofErr w:type="spellStart"/>
      <w:r>
        <w:t>transformaciones</w:t>
      </w:r>
      <w:proofErr w:type="spellEnd"/>
      <w:r>
        <w:t xml:space="preserve"> entre las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masa (</w:t>
      </w:r>
      <w:proofErr w:type="spellStart"/>
      <w:r>
        <w:t>gramos</w:t>
      </w:r>
      <w:proofErr w:type="spellEnd"/>
      <w:r>
        <w:t xml:space="preserve">, </w:t>
      </w:r>
      <w:proofErr w:type="spellStart"/>
      <w:r>
        <w:t>kilogramos</w:t>
      </w:r>
      <w:proofErr w:type="spellEnd"/>
      <w:r>
        <w:t xml:space="preserve">, </w:t>
      </w:r>
      <w:proofErr w:type="spellStart"/>
      <w:r>
        <w:t>onzas</w:t>
      </w:r>
      <w:proofErr w:type="spellEnd"/>
      <w:r>
        <w:t xml:space="preserve">, libras y </w:t>
      </w:r>
      <w:proofErr w:type="spellStart"/>
      <w:r>
        <w:t>quintales</w:t>
      </w:r>
      <w:proofErr w:type="spellEnd"/>
      <w:r>
        <w:t>).</w:t>
      </w:r>
    </w:p>
    <w:p w14:paraId="67677282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WSTemperatura</w:t>
      </w:r>
      <w:proofErr w:type="spellEnd"/>
      <w:r>
        <w:t xml:space="preserve">: </w:t>
      </w:r>
      <w:proofErr w:type="spellStart"/>
      <w:r>
        <w:t>Maneja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referentes</w:t>
      </w:r>
      <w:proofErr w:type="spellEnd"/>
      <w:r>
        <w:t xml:space="preserve"> a las </w:t>
      </w:r>
      <w:proofErr w:type="spellStart"/>
      <w:r>
        <w:t>variaciones</w:t>
      </w:r>
      <w:proofErr w:type="spellEnd"/>
      <w:r>
        <w:t xml:space="preserve"> </w:t>
      </w:r>
      <w:proofErr w:type="spellStart"/>
      <w:r>
        <w:t>térmicas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convertir</w:t>
      </w:r>
      <w:proofErr w:type="spellEnd"/>
      <w:r>
        <w:t xml:space="preserve"> entre Fahrenheit, Kelvin, Celsius, Newton y </w:t>
      </w:r>
      <w:proofErr w:type="spellStart"/>
      <w:r>
        <w:t>Réaumur</w:t>
      </w:r>
      <w:proofErr w:type="spellEnd"/>
      <w:r>
        <w:t>.</w:t>
      </w:r>
    </w:p>
    <w:p w14:paraId="06A0CB35" w14:textId="77777777" w:rsidR="00A64875" w:rsidRDefault="000D7AA2" w:rsidP="00735E2A">
      <w:pPr>
        <w:spacing w:before="0" w:after="0" w:line="240" w:lineRule="auto"/>
      </w:pPr>
      <w:r>
        <w:t>Abre las URL ?wsdl en un navegador para comprobar que Metro publicó ambos endpoints. Después ejecuta un cliente Java, autentícate con MONSTER / MONSTER9 y prueba una conversión en cada magnitud.</w:t>
      </w:r>
    </w:p>
    <w:p w14:paraId="61A06BE5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before="1003" w:after="1003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WSDL publicado por Metro/JAX-WS para consultar las operaciones de los endpoints SOAP.</w:t>
      </w:r>
    </w:p>
    <w:p w14:paraId="62582082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18. </w:t>
      </w:r>
      <w:proofErr w:type="spellStart"/>
      <w:r>
        <w:t>WSDL publicado por Metro/JAX-WS para consultar las operaciones de los endpoints SOAP.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p w14:paraId="69E3FFC7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394" w:after="1394"/>
        <w:jc w:val="center"/>
        <w:rPr>
          <w:i/>
          <w:iCs/>
          <w:color w:val="1F497D"/>
          <w:sz w:val="18"/>
          <w:szCs w:val="18"/>
        </w:rPr>
      </w:pPr>
      <w:bookmarkStart w:id="41" w:name="_za6mirwyhgzz" w:colFirst="0" w:colLast="0"/>
      <w:bookmarkEnd w:id="41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Prueba 1: Login.</w:t>
      </w:r>
    </w:p>
    <w:p w14:paraId="6AD86C5A" w14:textId="77777777" w:rsidR="00A64875" w:rsidRDefault="000D7AA2">
      <w:pPr>
        <w:pStyle w:val="Ttulo4"/>
      </w:pPr>
      <w:proofErr w:type="spellStart"/>
      <w:r>
        <w:lastRenderedPageBreak/>
        <w:t>Figura</w:t>
      </w:r>
      <w:proofErr w:type="spellEnd"/>
      <w:r>
        <w:t xml:space="preserve"> 19. </w:t>
      </w:r>
      <w:proofErr w:type="spellStart"/>
      <w:r>
        <w:t>Prueba</w:t>
      </w:r>
      <w:proofErr w:type="spellEnd"/>
      <w:r>
        <w:t xml:space="preserve"> 1: Login.</w:t>
      </w:r>
    </w:p>
    <w:p w14:paraId="0BC1AA97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632" w:after="1632"/>
        <w:jc w:val="center"/>
        <w:rPr>
          <w:i/>
          <w:iCs/>
          <w:color w:val="1F497D"/>
          <w:sz w:val="18"/>
          <w:szCs w:val="18"/>
        </w:rPr>
      </w:pPr>
      <w:bookmarkStart w:id="42" w:name="_dwwvpfsulqez" w:colFirst="0" w:colLast="0"/>
      <w:bookmarkEnd w:id="42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Prueba 2: Conversor de Longitud.</w:t>
      </w:r>
    </w:p>
    <w:p w14:paraId="1FBA19EE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20. </w:t>
      </w:r>
      <w:proofErr w:type="spellStart"/>
      <w:r>
        <w:t>Prueba</w:t>
      </w:r>
      <w:proofErr w:type="spellEnd"/>
      <w:r>
        <w:t xml:space="preserve"> 2: </w:t>
      </w:r>
      <w:proofErr w:type="spellStart"/>
      <w:r>
        <w:t>Conversor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>.</w:t>
      </w:r>
    </w:p>
    <w:p w14:paraId="41818658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785" w:after="1785"/>
        <w:jc w:val="center"/>
        <w:rPr>
          <w:i/>
          <w:iCs/>
          <w:color w:val="1F497D"/>
          <w:sz w:val="18"/>
          <w:szCs w:val="18"/>
        </w:rPr>
      </w:pPr>
      <w:bookmarkStart w:id="43" w:name="_x916l42kj9uv" w:colFirst="0" w:colLast="0"/>
      <w:bookmarkEnd w:id="43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Prueba 3: Conversor de masa.</w:t>
      </w:r>
    </w:p>
    <w:p w14:paraId="210BB15E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21. </w:t>
      </w:r>
      <w:proofErr w:type="spellStart"/>
      <w:r>
        <w:t>Prueba</w:t>
      </w:r>
      <w:proofErr w:type="spellEnd"/>
      <w:r>
        <w:t xml:space="preserve"> 3: </w:t>
      </w:r>
      <w:proofErr w:type="spellStart"/>
      <w:r>
        <w:t>Conversor</w:t>
      </w:r>
      <w:proofErr w:type="spellEnd"/>
      <w:r>
        <w:t xml:space="preserve"> de masa.</w:t>
      </w:r>
    </w:p>
    <w:p w14:paraId="58A01CFE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690" w:after="1690"/>
        <w:jc w:val="center"/>
        <w:rPr>
          <w:i/>
          <w:iCs/>
          <w:color w:val="1F497D"/>
          <w:sz w:val="18"/>
          <w:szCs w:val="18"/>
        </w:rPr>
      </w:pPr>
      <w:bookmarkStart w:id="44" w:name="_16dxss4y9y1x" w:colFirst="0" w:colLast="0"/>
      <w:bookmarkEnd w:id="44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Prueba 4: Conversor de temperatura.</w:t>
      </w:r>
    </w:p>
    <w:p w14:paraId="11851ECF" w14:textId="77777777" w:rsidR="00A64875" w:rsidRDefault="000D7AA2">
      <w:pPr>
        <w:pStyle w:val="Ttulo4"/>
      </w:pPr>
      <w:bookmarkStart w:id="45" w:name="_l4eopcxc77jb" w:colFirst="0" w:colLast="0"/>
      <w:bookmarkEnd w:id="45"/>
      <w:proofErr w:type="spellStart"/>
      <w:r>
        <w:lastRenderedPageBreak/>
        <w:t>Figura</w:t>
      </w:r>
      <w:proofErr w:type="spellEnd"/>
      <w:r>
        <w:t xml:space="preserve"> 22. </w:t>
      </w:r>
      <w:proofErr w:type="spellStart"/>
      <w:r>
        <w:t>Prueba</w:t>
      </w:r>
      <w:proofErr w:type="spellEnd"/>
      <w:r>
        <w:t xml:space="preserve"> 4: </w:t>
      </w:r>
      <w:proofErr w:type="spellStart"/>
      <w:r>
        <w:t>Conversor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>.</w:t>
      </w:r>
    </w:p>
    <w:p w14:paraId="3AFB9935" w14:textId="77777777" w:rsidR="00A64875" w:rsidRDefault="000D7AA2">
      <w:pPr>
        <w:pStyle w:val="Ttulo1"/>
        <w:rPr>
          <w:u w:val="single"/>
        </w:rPr>
      </w:pPr>
      <w:r>
        <w:t>CODIFICACIÓN DE LOS CLIENTES</w:t>
      </w:r>
    </w:p>
    <w:p w14:paraId="61314DF5" w14:textId="77777777" w:rsidR="00A64875" w:rsidRDefault="000D7AA2">
      <w:pPr>
        <w:pStyle w:val="Ttulo2"/>
      </w:pPr>
      <w:bookmarkStart w:id="46" w:name="_pb2bgcy42goj" w:colFirst="0" w:colLast="0"/>
      <w:bookmarkEnd w:id="46"/>
      <w:r>
        <w:t>CLIENTE CONSOLA</w:t>
      </w:r>
    </w:p>
    <w:p w14:paraId="3B88A9B0" w14:textId="77777777" w:rsidR="00A64875" w:rsidRDefault="000D7AA2">
      <w:pPr>
        <w:pStyle w:val="Ttulo3"/>
      </w:pPr>
      <w:bookmarkStart w:id="47" w:name="_ovyihp7hnlu7" w:colFirst="0" w:colLast="0"/>
      <w:bookmarkEnd w:id="47"/>
      <w:r>
        <w:t>CREACIÓN DEL PROYECTO</w:t>
      </w:r>
    </w:p>
    <w:p w14:paraId="04E29E2E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NetBeans </w:t>
      </w:r>
      <w:proofErr w:type="spellStart"/>
      <w:r>
        <w:t>seleccionando</w:t>
      </w:r>
      <w:proofErr w:type="spellEnd"/>
      <w:r>
        <w:t xml:space="preserve"> ‘Nuevo Proyecto’, ‘Java with Maven’ y ‘Java Application’. </w:t>
      </w:r>
    </w:p>
    <w:p w14:paraId="04DB0B0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988" w:before="1988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del proyecto - Cliente consola</w:t>
      </w:r>
    </w:p>
    <w:p w14:paraId="6241D2FE" w14:textId="77777777" w:rsidR="00A64875" w:rsidRDefault="000D7AA2">
      <w:pPr>
        <w:pStyle w:val="Ttulo4"/>
      </w:pPr>
      <w:bookmarkStart w:id="48" w:name="_d9psatiifkxw" w:colFirst="0" w:colLast="0"/>
      <w:bookmarkEnd w:id="48"/>
      <w:proofErr w:type="spellStart"/>
      <w:r>
        <w:t>Figura</w:t>
      </w:r>
      <w:proofErr w:type="spellEnd"/>
      <w:r>
        <w:t xml:space="preserve"> 23.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2484BDE" w14:textId="77777777" w:rsidR="00A64875" w:rsidRDefault="000D7AA2">
      <w:r>
        <w:t xml:space="preserve">En </w:t>
      </w:r>
      <w:proofErr w:type="spellStart"/>
      <w:r>
        <w:t>este</w:t>
      </w:r>
      <w:proofErr w:type="spellEnd"/>
      <w:r>
        <w:t xml:space="preserve"> paso se define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la </w:t>
      </w:r>
      <w:proofErr w:type="spellStart"/>
      <w:r>
        <w:t>ubicación</w:t>
      </w:r>
      <w:proofErr w:type="spellEnd"/>
      <w:r>
        <w:t>.</w:t>
      </w:r>
    </w:p>
    <w:p w14:paraId="7A934535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2000" w:before="200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Configuración del proyecto - Cliente consola</w:t>
      </w:r>
    </w:p>
    <w:p w14:paraId="7ED2FFFB" w14:textId="77777777" w:rsidR="00A64875" w:rsidRDefault="000D7AA2">
      <w:pPr>
        <w:pStyle w:val="Ttulo4"/>
      </w:pPr>
      <w:bookmarkStart w:id="49" w:name="_kz7xkxcjzhez" w:colFirst="0" w:colLast="0"/>
      <w:bookmarkEnd w:id="49"/>
      <w:proofErr w:type="spellStart"/>
      <w:r>
        <w:t>Figura</w:t>
      </w:r>
      <w:proofErr w:type="spellEnd"/>
      <w:r>
        <w:t xml:space="preserve"> 24.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7FB33897" w14:textId="77777777" w:rsidR="00A64875" w:rsidRDefault="000D7AA2">
      <w:pPr>
        <w:pStyle w:val="Ttulo3"/>
      </w:pPr>
      <w:bookmarkStart w:id="50" w:name="_zd5b6ud454m9" w:colFirst="0" w:colLast="0"/>
      <w:bookmarkEnd w:id="50"/>
      <w:r>
        <w:t>ESTRUCTURA DEL PROYECTO</w:t>
      </w:r>
    </w:p>
    <w:p w14:paraId="198EF52A" w14:textId="77777777" w:rsidR="00A64875" w:rsidRDefault="000D7AA2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patrón MVC</w:t>
      </w:r>
    </w:p>
    <w:p w14:paraId="1C600CEC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260" w:before="126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del proyecto - Cliente consola</w:t>
      </w:r>
    </w:p>
    <w:p w14:paraId="2BDC8A35" w14:textId="77777777" w:rsidR="00A64875" w:rsidRDefault="000D7AA2">
      <w:pPr>
        <w:pStyle w:val="Ttulo4"/>
      </w:pPr>
      <w:bookmarkStart w:id="51" w:name="_vghvi9oqafx6" w:colFirst="0" w:colLast="0"/>
      <w:bookmarkEnd w:id="51"/>
      <w:proofErr w:type="spellStart"/>
      <w:r>
        <w:t>Figura</w:t>
      </w:r>
      <w:proofErr w:type="spellEnd"/>
      <w:r>
        <w:t xml:space="preserve"> 25.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46AEF03D" w14:textId="77777777" w:rsidR="00A64875" w:rsidRDefault="000D7AA2">
      <w:pPr>
        <w:pStyle w:val="Ttulo2"/>
      </w:pPr>
      <w:bookmarkStart w:id="52" w:name="_ssisiliqa5op" w:colFirst="0" w:colLast="0"/>
      <w:bookmarkEnd w:id="52"/>
      <w:r>
        <w:t>CODIFICACIÓN DEL PROYECTO CLIENTE CONSOLA</w:t>
      </w:r>
    </w:p>
    <w:p w14:paraId="40433DF6" w14:textId="77777777" w:rsidR="00A64875" w:rsidRDefault="000D7AA2">
      <w:pPr>
        <w:pStyle w:val="Ttulo3"/>
      </w:pPr>
      <w:bookmarkStart w:id="53" w:name="_k9ecemz4imc2" w:colFirst="0" w:colLast="0"/>
      <w:bookmarkEnd w:id="53"/>
      <w:r>
        <w:t>CREACIÓN DE MODELOS Y VISTAS</w:t>
      </w:r>
    </w:p>
    <w:p w14:paraId="6EACCC1F" w14:textId="77777777" w:rsidR="00A64875" w:rsidRDefault="000D7AA2">
      <w:r>
        <w:t xml:space="preserve">Dado que no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 local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enfoca</w:t>
      </w:r>
      <w:proofErr w:type="spellEnd"/>
      <w:r>
        <w:t xml:space="preserve"> en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las </w:t>
      </w:r>
      <w:proofErr w:type="spellStart"/>
      <w:r>
        <w:t>opciones</w:t>
      </w:r>
      <w:proofErr w:type="spellEnd"/>
      <w:r>
        <w:t xml:space="preserve">. Se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CatalogoUnidades</w:t>
      </w:r>
      <w:proofErr w:type="spellEnd"/>
      <w:r>
        <w:t xml:space="preserve"> dentro del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paramétricamente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761FC595" w14:textId="77777777" w:rsidR="00A64875" w:rsidRDefault="000D7AA2">
      <w:r>
        <w:t xml:space="preserve">En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, dentro del </w:t>
      </w:r>
      <w:proofErr w:type="spellStart"/>
      <w:r>
        <w:t>paquete</w:t>
      </w:r>
      <w:proofErr w:type="spellEnd"/>
      <w:r>
        <w:t xml:space="preserve"> vista, se </w:t>
      </w:r>
      <w:proofErr w:type="spellStart"/>
      <w:r>
        <w:t>implementan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InterfazConsola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enumerador</w:t>
      </w:r>
      <w:proofErr w:type="spellEnd"/>
      <w:r>
        <w:t xml:space="preserve"> </w:t>
      </w:r>
      <w:proofErr w:type="spellStart"/>
      <w:r>
        <w:t>OpcionMenu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se </w:t>
      </w:r>
      <w:proofErr w:type="spellStart"/>
      <w:r>
        <w:t>encargan</w:t>
      </w:r>
      <w:proofErr w:type="spellEnd"/>
      <w:r>
        <w:t xml:space="preserve"> de </w:t>
      </w:r>
      <w:proofErr w:type="spellStart"/>
      <w:r>
        <w:t>abstraer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Scanner, </w:t>
      </w:r>
      <w:proofErr w:type="spellStart"/>
      <w:r>
        <w:t>capturar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por </w:t>
      </w:r>
      <w:proofErr w:type="spellStart"/>
      <w:r>
        <w:t>teclado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y </w:t>
      </w:r>
      <w:proofErr w:type="spellStart"/>
      <w:r>
        <w:t>desplegar</w:t>
      </w:r>
      <w:proofErr w:type="spellEnd"/>
      <w:r>
        <w:t xml:space="preserve"> los </w:t>
      </w:r>
      <w:proofErr w:type="spellStart"/>
      <w:r>
        <w:t>menús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sin </w:t>
      </w:r>
      <w:proofErr w:type="spellStart"/>
      <w:r>
        <w:t>mezclar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3BEBDCF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435" w:before="435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modelos y vistas - Cliente consola</w:t>
      </w:r>
    </w:p>
    <w:p w14:paraId="6287CE1C" w14:textId="77777777" w:rsidR="00A64875" w:rsidRDefault="000D7AA2">
      <w:pPr>
        <w:pStyle w:val="Ttulo4"/>
      </w:pPr>
      <w:bookmarkStart w:id="54" w:name="_dca8mj4vsrgf" w:colFirst="0" w:colLast="0"/>
      <w:bookmarkEnd w:id="54"/>
      <w:proofErr w:type="spellStart"/>
      <w:r>
        <w:t>Figura</w:t>
      </w:r>
      <w:proofErr w:type="spellEnd"/>
      <w:r>
        <w:t xml:space="preserve"> 26.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y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F070784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55" w:name="_lex6c03p4xqh" w:colFirst="0" w:colLast="0"/>
      <w:bookmarkEnd w:id="55"/>
    </w:p>
    <w:p w14:paraId="0EFAE9BB" w14:textId="2D227C4B" w:rsidR="00A64875" w:rsidRDefault="000D7AA2">
      <w:pPr>
        <w:pStyle w:val="Ttulo5"/>
      </w:pPr>
      <w:proofErr w:type="spellStart"/>
      <w:r>
        <w:lastRenderedPageBreak/>
        <w:t>Tabla 8. Clase ConversionRequest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E2B9572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java.io.Serializable;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[MODELO] Encapsula los datos de entrada para solicitar una conversión de unidades.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ConversionRequest implements Serializable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static final long serialVersionUID = 1L;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magnitud;      // Longitud, Masa, Temperatura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unidadOrigen;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unidadDestino;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double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ConversionRequest()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ConversionRequest(String magnitud, String unidadOrigen, String unidadDestino, double valor)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this.magnitud =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this.unidadOrigen = unidadOrigen;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this.unidadDestino = unidadDestino;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this.valor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getMagnitud()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setMagnitud(String magnitud)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this.magnitud =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getUnidadOrigen()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unidadOrigen;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setUnidadOrigen(String unidadOrigen)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this.unidadOrigen = unidadOrigen;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getUnidadDestino()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unidadDestino;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setUnidadDestino(String unidadDestino)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this.unidadDestino = unidadDestino;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getValor()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setValor(double valor)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this.valor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@Override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toString()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"ConversionRequest{"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"magnitud='" + magnitud + '\''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", unidadOrigen='" + unidadOrigen + '\''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", unidadDestino='" + unidadDestino + '\''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", valor=" + valor +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'}';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554BA912" w14:textId="77777777" w:rsidR="009E6FEE" w:rsidRDefault="009E6FEE">
      <w:pPr>
        <w:pStyle w:val="Ttulo5"/>
      </w:pPr>
      <w:bookmarkStart w:id="56" w:name="_f2f8q4ayaa4o" w:colFirst="0" w:colLast="0"/>
      <w:bookmarkEnd w:id="56"/>
    </w:p>
    <w:p w14:paraId="2A5120EE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491128E7" w14:textId="52A1F56C" w:rsidR="00A64875" w:rsidRDefault="000D7AA2">
      <w:pPr>
        <w:pStyle w:val="Ttulo5"/>
      </w:pPr>
      <w:proofErr w:type="spellStart"/>
      <w:r>
        <w:lastRenderedPageBreak/>
        <w:t>Tabla 9. Clase ConsoleView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39F9FBCD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ec.edu.monster.client.view;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java.util.Scanner;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[VISTA] Interfaz de usuario para la consola de comandos.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Responsable exclusivo de la entrada/salida por terminal, formateo de texto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y presentación visual de datos. No contiene lógica de negocio ni llamadas directas a red.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ConsoleView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final String[] UNIDADES_LONGITUD =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"metro", "centimetro", "pie", "yarda", "milla"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final String[] UNIDADES_MASA =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"gramo", "kilogramo", "libra", "onza", "quintal"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final String[] UNIDADES_TEMPERATURA =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"celsius", "fahrenheit", "kelvin", "newton", "reaumur"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Scanner scanner;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ConsoleView()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this.scanner = new Scanner(System.in);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mostrarBanner()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UNIVERSIDAD DE LAS FUERZAS ARMADAS ESPE - EXTENSIÓN LATACUNGA");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DEPARTAMENTO DE ENERGÍA Y MECÁNICA");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     ARQUITECTURA DE SOFTWARE");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    TAREA TI.1.1 (PAO 2026-51)");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CLIENTE DE CONSOLA: CONVERSOR DE UNIDADES (SOAP JAVA - SINBDD) 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NRC: 36884 | Grupo: GR09 | Autor: Julio Enrique Viche Castillo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Patrón Arquitectónico: Modelo - Vista - Controlador (MVC)");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System.out.println("==================================================================\n");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String[] pedirCredenciales()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  INICIO DE SESIÓN OBLIGATORIO (AUTENTICACIÓN)       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[Nota]: Credenciales del sistema:");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Usuario: MONSTER  |  Contraseña: MONSTER9");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System.out.print("Ingrese Usuario: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usuario =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System.out.print("Ingrese Contraseña: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clave =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new String[]{usuario, clave};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boolean preguntarReintento()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System.out.print("\n¿Desea reintentar el inicio de sesión? (s/n):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resp = scanner.nextLine().trim().toLowerCase();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resp.equals("s") || resp.equals("si") || resp.equals("y");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String mostrarMenuPrincipal(SessionModel session)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            MENÚ PRINCIPAL DE CONVERSIONES (MVC)       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System.out.printf(" Sesión activa: %s | Token: %s\n",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session.getUsuario(), session.getTokenAbreviado());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System.out.println("----------------------------------------------------------");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1. Conversión de Longitud (metro, centimetro, pie, yarda, milla)");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2. Conversión de Masa (gramo, kilogramo, libra, onza, quintal)");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3. Conversión de Temperatura (Celsius, Fahrenheit, Kelvin, Newton, Reaumur)");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4. Verificar estado del token de sesión");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 5. Cerrar sesión y Salir");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System.out.print("Seleccione una opción (1-5):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ConversionRequest solicitarDatosConversion(String magnitud, String[] unidades)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System.out.println("\n--- [CONVERSIÓN DE " + magnitud.toUpperCase() + "] ---");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origen = seleccionarUnidad("origen", unidades);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(origen == null) return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destino = seleccionarUnidad("destino", unidades);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(destino == null) return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 = pedirValorNumerico();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new ConversionRequest(magnitud, origen, destino, valor);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seleccionarUnidad(String tipo, String[] unidades)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System.out.println("Seleccione unidad de " + tipo + ":");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for (int i = 0; i &lt; unidades.length; i++)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System.out.printf("  %d. %s\n", (i + 1), capitalizar(unidades[i]));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System.out.print("Elija una opción (1-" + unidades.length + "):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input =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int idx = Integer.parseInt(input) - 1;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(idx &gt;= 0 &amp;&amp; idx &lt; unidades.length)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unidades[idx];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mostrarError("Opción de unidad fuera de rango.");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(NumberFormatException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mostrarError("Entrada no numérica.");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double pedirValorNumerico()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while (true)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System.out.print("Ingrese el valor numérico a convertir (solo números y '.'):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input = scanner.nextLine().trim();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(input.length() &gt; 16)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mostrarError("Longitud excedida. El valor no puede superar los 16 caracteres.");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continue;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(!input.matches("^\\d+(\\.\\d+)?$"))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mostrarError("Entrada no válida. Solo se permiten números y el punto decimal '.' (ejemplo: 25.5 o 100).");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continue;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Double.parseDouble(input);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catch (NumberFormatException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mostrarError("Ingrese un número válido (ejemplo: 25.5 o 100).");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mostrarResultadoConversion(ConversionRequest req, ConversionResponse resp)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(resp != null &amp;&amp; 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System.out.println("\n==========================================================");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System.out.println("                   RESULTADO DE LA CONVERSIÓN             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System.out.println("==========================================================");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System.out.printf(java.util.Locale.US, "   %.2f %s  ---&gt;  %.2f %s\n",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req.getValor(),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capitalizar(req.getUnidadOrigen()),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resp.getValorConvertido(),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capitalizar(req.getUnidadDestino()));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System.out.println("==========================================================");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err = (resp != null) ? resp.getMensajeError() : "Sin respuesta del servidor";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mostrarError("En la conversión: " + err);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mostrarMensaje(String mensaje)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mostrarExito(String mensaje)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System.out.println("\n[OK] " + 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mostrarError(String mensaje)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System.out.println("\n[ERROR] " + 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mostrarDespedida()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System.out.println("\n==========================================================");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 Gracias por utilizar el Conversor de Unidades SOAP (GR09)");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System.out.println("==========================================================\n");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String capitalizar(String str)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(str == null || str.isEmpty()) return "";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return str.substring(0, 1).toUpperCase() + str.substring(1);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6E32040E" w14:textId="77777777" w:rsidR="009E6FEE" w:rsidRDefault="009E6FEE">
      <w:pPr>
        <w:pStyle w:val="Ttulo5"/>
      </w:pPr>
      <w:bookmarkStart w:id="57" w:name="_ougelb6npnd5" w:colFirst="0" w:colLast="0"/>
      <w:bookmarkEnd w:id="57"/>
    </w:p>
    <w:p w14:paraId="19415BB4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463DCB21" w14:textId="0FD27E3B" w:rsidR="00A64875" w:rsidRDefault="000D7AA2">
      <w:pPr>
        <w:pStyle w:val="Ttulo5"/>
      </w:pPr>
      <w:proofErr w:type="spellStart"/>
      <w:r>
        <w:lastRenderedPageBreak/>
        <w:t>Tabla 10. Clase ConsoleAppController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802374F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ec.edu.monster.client.model.LoginResponse;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ec.edu.monster.client.view.ConsoleView;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 PRINCIPAL] Orquestador de la aplicación de consola.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Coordina la Vista (ConsoleView) y los Controladores de Dominio (AuthController, ConversionController)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según el patrón arquitectónico Modelo-Vista-Controlador (MVC).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ConsoleAppController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ConsoleView view;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AuthController authController;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ConversionController conversionController;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ConsoleAppController(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ConsoleView view,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AuthController authController,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ConversionController conversionController)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this.view = view;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this.authController = authController;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this.conversionController = conversionController;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* Inicia el ciclo de vida de la aplicación: banner, autenticación obligatoria y menú principal.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iniciar()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view.mostrarBanner();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1. Caso de Uso obligatorio: Iniciar Sesión (Autenticación)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boolean autenticado = false;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while (!autenticado)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String[] credenciales = view.pedirCredenciales();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view.mostrarMensaje("\n[+] Enviando solicitud de autenticación SOAP...");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LoginResponse loginResp = authController.login(credenciales[0], credenciales[1]);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(loginResp != null &amp;&amp; loginResp.isExito())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view.mostrarExito(loginResp.getMensaje());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view.mostrarMensaje("[*] Token de sesión obtenido: " + loginResp.getToken());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autenticado = true;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String msg = (loginResp != null) ? loginResp.getMensaje() : "Respuesta vacía del servidor";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view.mostrarError(msg);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if (!view.preguntarReintento())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view.mostrarMensaje("\n[!] Saliendo de la aplicación. Hasta luego.");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view.mostrarError("No se pudo conectar al servidor SOAP: " + e.getMessage());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view.mostrarMensaje("Verifique que el servidor (Publisher.java) esté activo en el puerto 8080.");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(!view.preguntarReintento())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2. Bucle principal de operaciones de conversión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boolean ejecutando = true;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while (ejecutando)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opcion = view.mostrarMenuPrincipal(authController.getSessionModel());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switch (opcion)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"1":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ejecutarConversion("longitud", ConsoleView.UNIDADES_LONGITUD);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"2":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ejecutarConversion("masa", ConsoleView.UNIDADES_MASA);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"3":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ejecutarConversion("temperatura", ConsoleView.UNIDADES_TEMPERATURA);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"4":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verificarToken();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"5":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cerrarSesion();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ejecutando = false;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view.mostrarError("Opción no válida. Seleccione un número del 1 al 5.");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view.mostrarDespedida();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void ejecutarConversion(String magnitud, String[] unidades)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ConversionRequest req = view.solicitarDatosConversion(magnitud, unidades);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(req == null)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view.mostrarMensaje("\n[+] Enviando petición SOAP al servidor...");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ConversionResponse resp = conversionController.convertir(req);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view.mostrarResultadoConversion(req, resp);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view.mostrarError("Falla en la comunicación SOAP: " + e.getMessage());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void verificarToken()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boolean valido = authController.validarToken();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(valido)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view.mostrarExito("El token de sesión sigue ACTIVO y válido en el servidor.");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view.mostrarError("El token de sesión ya NO es válido en el servidor.");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view.mostrarError("Error al verificar el token: " + e.getMessage());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void cerrarSesion()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view.mostrarMensaje("\n[+] Cerrando sesión en el servidor SOAP...");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boolean res = authController.logout();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(res)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view.mostrarExito("Sesión cerrada satisfactoriamente en el servidor.");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view.mostrarMensaje("[*] Sesión finalizada localmente.");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0D881F63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</w:p>
    <w:p w14:paraId="0810DA39" w14:textId="6BB80441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CONSUMO DEL SERVICIO SOAP (CONTROLADOR)</w:t>
      </w:r>
    </w:p>
    <w:p w14:paraId="09906E63" w14:textId="77777777" w:rsidR="00A64875" w:rsidRDefault="000D7AA2">
      <w:pPr>
        <w:rPr>
          <w:i/>
          <w:iCs/>
        </w:rPr>
      </w:pPr>
      <w:r>
        <w:t>Los clientes Java usan SoapClientManager para comunicarse con ServicioAutenticacion y ServicioConversion. El gestor prepara las solicitudes SOAP y conserva el token de sesión; el cliente no genera clases mediante el asistente de NetBeans.</w:t>
      </w:r>
    </w:p>
    <w:p w14:paraId="04E78FDB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controlador - Cliente consola</w:t>
      </w:r>
    </w:p>
    <w:p w14:paraId="42866767" w14:textId="77777777" w:rsidR="00A64875" w:rsidRDefault="000D7AA2">
      <w:pPr>
        <w:pStyle w:val="Ttulo4"/>
      </w:pPr>
      <w:bookmarkStart w:id="58" w:name="_qrofx7bpgo8l" w:colFirst="0" w:colLast="0"/>
      <w:bookmarkEnd w:id="58"/>
      <w:proofErr w:type="spellStart"/>
      <w:r>
        <w:t>Figura</w:t>
      </w:r>
      <w:proofErr w:type="spellEnd"/>
      <w:r>
        <w:t xml:space="preserve"> 27.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controlador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39399FA7" w14:textId="77777777" w:rsidR="00A64875" w:rsidRDefault="000D7AA2">
      <w:r>
        <w:t>ConversionController coordina la selección de magnitud y unidades con SoapClientManager. Valida la sesión, invoca la operación SOAP correspondiente y entrega el resultado a la vista.</w:t>
      </w:r>
    </w:p>
    <w:p w14:paraId="4AD315BD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59" w:name="_i8swqk2w2kf6" w:colFirst="0" w:colLast="0"/>
      <w:bookmarkEnd w:id="59"/>
    </w:p>
    <w:p w14:paraId="72AE9D36" w14:textId="3A28D07D" w:rsidR="00A64875" w:rsidRDefault="000D7AA2">
      <w:pPr>
        <w:pStyle w:val="Ttulo5"/>
      </w:pPr>
      <w:proofErr w:type="spellStart"/>
      <w:r>
        <w:lastRenderedPageBreak/>
        <w:t>Tabla 11. Clase ConversionController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E3116DD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ec.edu.monster.client.ws.IServicioConversion;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ec.edu.monster.client.ws.SoapClientManager;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Gestiona el flujo del caso de uso de Conversión de Unidades.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Despacha las solicitudes hacia el servicio web SOAP ServicioConversion previa verificación del token.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SoapClientManager 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SessionModel 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ConversionController(SoapClientManager clientManager, SessionModel sessionModel)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this.clientManager = 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this.sessionModel = 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* Ejecuta la conversión de la magnitud correspondiente en el servidor SOAP.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ConversionResponse convertir(ConversionRequest request) throws Exception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(!sessionModel.isActivo() || sessionModel.getToken()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new ConversionResponse(false, 0.0, "Acceso no autorizado: No existe una sesión activa.");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IServicioConversion convService = clientManager.getConversionService();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token = sessionModel.getToken();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magnitud = request.getMagnitud().toLowerCase();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(magnitud)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"longitud":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convService.convertirLongitud(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token, request.getValor(), request.getUnidadOrigen(), request.getUnidadDestino());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"masa":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convService.convertirMasa(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token, request.getValor(), request.getUnidadOrigen(), request.getUnidadDestino());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"temperatura":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convService.convertirTemperatura(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token, request.getValor(), request.getUnidadOrigen(), request.getUnidadDestino());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new ConversionResponse(false, 0.0, "Magnitud física desconocida: " + request.getMagnitud());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57ED6CC1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C46D4C8" w14:textId="1EF5D4B2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CLASE PRINCIPAL (EJECUCIÓN)</w:t>
      </w:r>
    </w:p>
    <w:p w14:paraId="245DD4D9" w14:textId="77777777" w:rsidR="00A64875" w:rsidRDefault="000D7AA2">
      <w:pPr>
        <w:rPr>
          <w:i/>
          <w:iCs/>
        </w:rPr>
      </w:pPr>
      <w:proofErr w:type="spellStart"/>
      <w:r>
        <w:t>Finalmente</w:t>
      </w:r>
      <w:proofErr w:type="spellEnd"/>
      <w:r>
        <w:t xml:space="preserve">, se </w:t>
      </w:r>
      <w:proofErr w:type="spellStart"/>
      <w:r>
        <w:t>codifica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ClienteConsola.java que </w:t>
      </w:r>
      <w:proofErr w:type="spellStart"/>
      <w:r>
        <w:t>orquesta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solicitando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invocar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;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 es </w:t>
      </w:r>
      <w:proofErr w:type="spellStart"/>
      <w:r>
        <w:t>exitosa</w:t>
      </w:r>
      <w:proofErr w:type="spellEnd"/>
      <w:r>
        <w:t xml:space="preserve">, se </w:t>
      </w:r>
      <w:proofErr w:type="spellStart"/>
      <w:r>
        <w:t>instancia</w:t>
      </w:r>
      <w:proofErr w:type="spellEnd"/>
      <w:r>
        <w:t xml:space="preserve"> la interfaz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>.</w:t>
      </w:r>
    </w:p>
    <w:p w14:paraId="3EBB5AA7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clase principal - Cliente consola</w:t>
      </w:r>
    </w:p>
    <w:p w14:paraId="34919FFF" w14:textId="77777777" w:rsidR="00A64875" w:rsidRDefault="000D7AA2">
      <w:pPr>
        <w:pStyle w:val="Ttulo4"/>
      </w:pPr>
      <w:bookmarkStart w:id="60" w:name="_1u9ubf6a0r74" w:colFirst="0" w:colLast="0"/>
      <w:bookmarkEnd w:id="60"/>
      <w:proofErr w:type="spellStart"/>
      <w:r>
        <w:t>Figura</w:t>
      </w:r>
      <w:proofErr w:type="spellEnd"/>
      <w:r>
        <w:t xml:space="preserve"> 28.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principal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6A45292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61" w:name="_xa5u4i4on4ew" w:colFirst="0" w:colLast="0"/>
      <w:bookmarkEnd w:id="61"/>
    </w:p>
    <w:p w14:paraId="51B3BF9E" w14:textId="4A721BE1" w:rsidR="00A64875" w:rsidRDefault="000D7AA2">
      <w:pPr>
        <w:pStyle w:val="Ttulo5"/>
      </w:pPr>
      <w:proofErr w:type="spellStart"/>
      <w:r>
        <w:lastRenderedPageBreak/>
        <w:t>Tabla 12. Clase ConsoleClientApplication - Cliente consola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8A11623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ec.edu.monster.client.controller.AuthController;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ec.edu.monster.client.controller.ConsoleAppController;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ec.edu.monster.client.controller.ConversionController;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ec.edu.monster.client.view.ConsoleView;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ec.edu.monster.client.ws.SoapClientManager;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Punto de entrada principal (Bootstrapper) del Cliente de Consola SOAP.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Instancia y enlaza los componentes según el patrón arquitectónico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Modelo - Vista - Controlador (MVC).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Asignatura: Arquitectura de Software | Tarea: TI.1.1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Grupo: GR09 | Autor: Julio Enrique Viche Castillo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ConsoleClientApplication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static void main(String[] args)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1. Instanciación del Modelo y Gestor de Servicios Web SOAP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SessionModel sessionModel = new SessionModel();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SoapClientManager clientManager = new SoapClientManager();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2. Instanciación de los Controladores de Dominio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AuthController authController = new AuthController(clientManager, sessionModel);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ConversionController conversionController = new ConversionController(clientManager, sessionModel);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3. Instanciación de la Vista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ConsoleView view = new ConsoleView();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4. Inyección en el Controlador Orquestador y arranque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ConsoleAppController appController = new ConsoleAppController(view, authController, conversionController);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appController.iniciar();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5D2E4B86" w14:textId="77777777" w:rsidR="00735E2A" w:rsidRDefault="00735E2A">
      <w:pPr>
        <w:pStyle w:val="Ttulo3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62" w:name="_y80josyyiv2s" w:colFirst="0" w:colLast="0"/>
      <w:bookmarkEnd w:id="62"/>
    </w:p>
    <w:p w14:paraId="76DAFA74" w14:textId="3900579F" w:rsidR="00A64875" w:rsidRDefault="000D7AA2">
      <w:pPr>
        <w:pStyle w:val="Ttulo3"/>
      </w:pPr>
      <w:r>
        <w:t>EJECUCIÓN DEL CLIENTE DE CONSOLA</w:t>
      </w:r>
    </w:p>
    <w:p w14:paraId="49C727C1" w14:textId="77777777" w:rsidR="00A64875" w:rsidRDefault="000D7AA2">
      <w:pPr>
        <w:pStyle w:val="Ttulo2"/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393" w:after="393" w:line="240" w:lineRule="exact"/>
      </w:pPr>
      <w:bookmarkStart w:id="63" w:name="_galin0iros9f" w:colFirst="0" w:colLast="0"/>
      <w:bookmarkEnd w:id="63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Login - Cliente consola</w:t>
      </w:r>
    </w:p>
    <w:p w14:paraId="784CFB70" w14:textId="77777777" w:rsidR="00A64875" w:rsidRDefault="000D7AA2">
      <w:pPr>
        <w:pStyle w:val="Ttulo4"/>
      </w:pPr>
      <w:bookmarkStart w:id="64" w:name="_6sc6wg5ulgt" w:colFirst="0" w:colLast="0"/>
      <w:bookmarkEnd w:id="64"/>
      <w:proofErr w:type="spellStart"/>
      <w:r>
        <w:t>Figura</w:t>
      </w:r>
      <w:proofErr w:type="spellEnd"/>
      <w:r>
        <w:t xml:space="preserve"> 29.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3C570035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2300" w:after="2300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Conversión de Longitud - Cliente consola</w:t>
      </w:r>
    </w:p>
    <w:p w14:paraId="70AFC94B" w14:textId="77777777" w:rsidR="00A64875" w:rsidRDefault="000D7AA2">
      <w:pPr>
        <w:pStyle w:val="Ttulo4"/>
      </w:pPr>
      <w:bookmarkStart w:id="65" w:name="_89fyvm1judmv" w:colFirst="0" w:colLast="0"/>
      <w:bookmarkEnd w:id="65"/>
      <w:proofErr w:type="spellStart"/>
      <w:r>
        <w:t>Figura</w:t>
      </w:r>
      <w:proofErr w:type="spellEnd"/>
      <w:r>
        <w:t xml:space="preserve"> 30.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22CA2C7F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2448" w:after="2448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Conversión de Masa - Cliente consola</w:t>
      </w:r>
    </w:p>
    <w:p w14:paraId="4119CD7E" w14:textId="77777777" w:rsidR="00A64875" w:rsidRDefault="000D7AA2">
      <w:pPr>
        <w:pStyle w:val="Ttulo4"/>
      </w:pPr>
      <w:bookmarkStart w:id="66" w:name="_j1zfm5mtd81x" w:colFirst="0" w:colLast="0"/>
      <w:bookmarkEnd w:id="66"/>
      <w:proofErr w:type="spellStart"/>
      <w:r>
        <w:t>Figura</w:t>
      </w:r>
      <w:proofErr w:type="spellEnd"/>
      <w:r>
        <w:t xml:space="preserve"> 31. </w:t>
      </w:r>
      <w:proofErr w:type="spellStart"/>
      <w:r>
        <w:t>Conversión</w:t>
      </w:r>
      <w:proofErr w:type="spellEnd"/>
      <w:r>
        <w:t xml:space="preserve"> de Masa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5ED2DF2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2771" w:after="2771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Conversión de Temperatura - Cliente consola</w:t>
      </w:r>
    </w:p>
    <w:p w14:paraId="47086838" w14:textId="77777777" w:rsidR="00A64875" w:rsidRDefault="000D7AA2">
      <w:pPr>
        <w:pStyle w:val="Ttulo4"/>
      </w:pPr>
      <w:bookmarkStart w:id="67" w:name="_qvt7wu22kr78" w:colFirst="0" w:colLast="0"/>
      <w:bookmarkEnd w:id="67"/>
      <w:proofErr w:type="spellStart"/>
      <w:r>
        <w:t>Figura</w:t>
      </w:r>
      <w:proofErr w:type="spellEnd"/>
      <w:r>
        <w:t xml:space="preserve"> 32.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2892F4E0" w14:textId="77777777" w:rsidR="00A64875" w:rsidRDefault="000D7AA2">
      <w:pPr>
        <w:pStyle w:val="Ttulo2"/>
      </w:pPr>
      <w:r>
        <w:t>CLIENTE ESCRITORIO</w:t>
      </w:r>
    </w:p>
    <w:p w14:paraId="28C9089F" w14:textId="77777777" w:rsidR="00A64875" w:rsidRDefault="000D7AA2">
      <w:pPr>
        <w:pStyle w:val="Ttulo3"/>
      </w:pPr>
      <w:bookmarkStart w:id="68" w:name="_8q9x4hgse9iu" w:colFirst="0" w:colLast="0"/>
      <w:bookmarkEnd w:id="68"/>
      <w:r>
        <w:t>CREACIÓN DEL PROYECTO</w:t>
      </w:r>
    </w:p>
    <w:p w14:paraId="435C8E08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 </w:t>
      </w:r>
      <w:r>
        <w:rPr>
          <w:i/>
          <w:iCs/>
        </w:rPr>
        <w:t>Java Application</w:t>
      </w:r>
    </w:p>
    <w:p w14:paraId="50C1B3AE" w14:textId="77777777" w:rsidR="00A64875" w:rsidRDefault="000D7AA2">
      <w:pPr>
        <w:pStyle w:val="Ttulo3"/>
      </w:pPr>
      <w:bookmarkStart w:id="69" w:name="_4z2a0ke5vby1" w:colFirst="0" w:colLast="0"/>
      <w:bookmarkEnd w:id="69"/>
      <w:r>
        <w:t>ESTRUCTURA DEL PROYECTO</w:t>
      </w:r>
    </w:p>
    <w:p w14:paraId="3216EDD5" w14:textId="77777777" w:rsidR="00A64875" w:rsidRDefault="000D7AA2">
      <w:r>
        <w:t xml:space="preserve">El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con interfaz </w:t>
      </w:r>
      <w:proofErr w:type="spellStart"/>
      <w:r>
        <w:t>gráfica</w:t>
      </w:r>
      <w:proofErr w:type="spellEnd"/>
      <w:r>
        <w:t xml:space="preserve"> se </w:t>
      </w:r>
      <w:proofErr w:type="spellStart"/>
      <w:r>
        <w:t>estructuró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patrón MVC. Se </w:t>
      </w:r>
      <w:proofErr w:type="spellStart"/>
      <w:r>
        <w:t>crearon</w:t>
      </w:r>
      <w:proofErr w:type="spellEnd"/>
      <w:r>
        <w:t xml:space="preserve"> los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vista y </w:t>
      </w:r>
      <w:proofErr w:type="spellStart"/>
      <w:r>
        <w:t>controlador</w:t>
      </w:r>
      <w:proofErr w:type="spellEnd"/>
      <w:r>
        <w:t xml:space="preserve"> para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visual de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web.</w:t>
      </w:r>
    </w:p>
    <w:p w14:paraId="34AED32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570" w:before="57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del proyecto - Cliente escritorio</w:t>
      </w:r>
    </w:p>
    <w:p w14:paraId="31E66F28" w14:textId="77777777" w:rsidR="00A64875" w:rsidRDefault="000D7AA2">
      <w:pPr>
        <w:pStyle w:val="Ttulo4"/>
      </w:pPr>
      <w:bookmarkStart w:id="70" w:name="_uv81a5e9mrpd" w:colFirst="0" w:colLast="0"/>
      <w:bookmarkEnd w:id="70"/>
      <w:proofErr w:type="spellStart"/>
      <w:r>
        <w:t>Figura</w:t>
      </w:r>
      <w:proofErr w:type="spellEnd"/>
      <w:r>
        <w:t xml:space="preserve"> 33.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70432706" w14:textId="77777777" w:rsidR="00A64875" w:rsidRDefault="000D7AA2">
      <w:pPr>
        <w:pStyle w:val="Ttulo2"/>
      </w:pPr>
      <w:bookmarkStart w:id="71" w:name="_3j26d7lqnrwz" w:colFirst="0" w:colLast="0"/>
      <w:bookmarkEnd w:id="71"/>
      <w:r>
        <w:t>CODIFICACIÓN DEL PROYECTO CLIENTE ESCRITORIO</w:t>
      </w:r>
    </w:p>
    <w:p w14:paraId="5B3CF4AF" w14:textId="77777777" w:rsidR="00A64875" w:rsidRDefault="000D7AA2">
      <w:pPr>
        <w:pStyle w:val="Ttulo3"/>
      </w:pPr>
      <w:bookmarkStart w:id="72" w:name="_w39z7hrs508b" w:colFirst="0" w:colLast="0"/>
      <w:bookmarkEnd w:id="72"/>
      <w:r>
        <w:t>CREACIÓN DE MODELOS</w:t>
      </w:r>
    </w:p>
    <w:p w14:paraId="4C83BFCE" w14:textId="77777777" w:rsidR="00A64875" w:rsidRDefault="000D7AA2">
      <w:pPr>
        <w:rPr>
          <w:i/>
          <w:iCs/>
        </w:rPr>
      </w:pPr>
      <w:r>
        <w:t xml:space="preserve">Al no </w:t>
      </w:r>
      <w:proofErr w:type="spellStart"/>
      <w:r>
        <w:t>requerir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,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solo se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y </w:t>
      </w:r>
      <w:proofErr w:type="spellStart"/>
      <w:r>
        <w:t>enumeradores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llenar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desplegables</w:t>
      </w:r>
      <w:proofErr w:type="spellEnd"/>
      <w:r>
        <w:t xml:space="preserve"> en las </w:t>
      </w:r>
      <w:proofErr w:type="spellStart"/>
      <w:r>
        <w:t>ventanas</w:t>
      </w:r>
      <w:proofErr w:type="spellEnd"/>
      <w:r>
        <w:t>.</w:t>
      </w:r>
    </w:p>
    <w:p w14:paraId="756220B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modelo - Cliente escritorio</w:t>
      </w:r>
    </w:p>
    <w:p w14:paraId="508D24DB" w14:textId="77777777" w:rsidR="00A64875" w:rsidRDefault="000D7AA2">
      <w:pPr>
        <w:pStyle w:val="Ttulo4"/>
      </w:pPr>
      <w:bookmarkStart w:id="73" w:name="_qn4ox74kjgau" w:colFirst="0" w:colLast="0"/>
      <w:bookmarkEnd w:id="73"/>
      <w:proofErr w:type="spellStart"/>
      <w:r>
        <w:t>Figura</w:t>
      </w:r>
      <w:proofErr w:type="spellEnd"/>
      <w:r>
        <w:t xml:space="preserve"> 34.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51CBB774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</w:t>
      </w:r>
    </w:p>
    <w:p w14:paraId="0F49CB70" w14:textId="77777777" w:rsidR="00A64875" w:rsidRDefault="000D7AA2">
      <w:pPr>
        <w:rPr>
          <w:i/>
          <w:iCs/>
        </w:rPr>
      </w:pPr>
      <w:r>
        <w:t>El cliente de escritorio usa SoapClientManager para invocar los endpoints SOAP. Sus controladores reciben los datos de las ventanas, verifican la sesión y presentan la respuesta de conversión.</w:t>
      </w:r>
    </w:p>
    <w:p w14:paraId="1D0E498D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servicio - Cliente consola</w:t>
      </w:r>
    </w:p>
    <w:p w14:paraId="48287319" w14:textId="77777777" w:rsidR="00A64875" w:rsidRDefault="000D7AA2">
      <w:pPr>
        <w:pStyle w:val="Ttulo4"/>
      </w:pPr>
      <w:bookmarkStart w:id="74" w:name="_hc66wifoybpo" w:colFirst="0" w:colLast="0"/>
      <w:bookmarkEnd w:id="74"/>
      <w:proofErr w:type="spellStart"/>
      <w:r>
        <w:t>Figura</w:t>
      </w:r>
      <w:proofErr w:type="spellEnd"/>
      <w:r>
        <w:t xml:space="preserve"> 35.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52D46DDB" w14:textId="77777777" w:rsidR="00A64875" w:rsidRDefault="000D7AA2">
      <w:pPr>
        <w:pStyle w:val="Ttulo5"/>
      </w:pPr>
      <w:bookmarkStart w:id="75" w:name="_k11a6l4yte45" w:colFirst="0" w:colLast="0"/>
      <w:bookmarkEnd w:id="75"/>
      <w:proofErr w:type="spellStart"/>
      <w:r>
        <w:t>Tabla 13. Clase ConversionController - Cliente escritorio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B603F19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ec.edu.monster.client.ws.IServicioConversion;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ec.edu.monster.client.ws.SoapClientManager;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Gestiona el cómputo de conversiones invocando el servicio web SOAP.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SoapClientManager 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SessionModel 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ConversionController(SoapClientManager clientManager, SessionModel sessionModel)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this.clientManager = 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this.sessionModel = 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ConversionResponse convertir(ConversionRequest request) throws Exception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(!sessionModel.isActivo() || sessionModel.getToken()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 new ConversionResponse(false, 0.0, "Acceso no autorizado: No existe una sesión activa.");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IServicioConversion convService = clientManager.getConversionService();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token = sessionModel.getToken();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magnitud = request.getMagnitud().toLowerCase();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switch (magnitud)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"longitud":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convService.convertirLongitud(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token, request.getValor(), request.getUnidadOrigen(), request.getUnidadDestino());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"masa":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convService.convertirMasa(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token, request.getValor(), request.getUnidadOrigen(), request.getUnidadDestino());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case "temperatura":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convService.convertirTemperatura(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token, request.getValor(), request.getUnidadOrigen(), request.getUnidadDestino());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 new ConversionResponse(false, 0.0, "Magnitud desconocida: " + request.getMagnitud());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3661AEA6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5C75E6DA" w14:textId="77777777" w:rsidR="00A64875" w:rsidRDefault="000D7AA2">
      <w:pPr>
        <w:rPr>
          <w:i/>
          <w:iCs/>
        </w:rPr>
      </w:pP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vista se </w:t>
      </w:r>
      <w:proofErr w:type="spellStart"/>
      <w:r>
        <w:t>diseñaron</w:t>
      </w:r>
      <w:proofErr w:type="spellEnd"/>
      <w:r>
        <w:t xml:space="preserve"> las interfaces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los </w:t>
      </w:r>
      <w:proofErr w:type="spellStart"/>
      <w:r>
        <w:t>formularios</w:t>
      </w:r>
      <w:proofErr w:type="spellEnd"/>
      <w:r>
        <w:t xml:space="preserve"> (</w:t>
      </w:r>
      <w:proofErr w:type="spellStart"/>
      <w:r>
        <w:t>JFrames</w:t>
      </w:r>
      <w:proofErr w:type="spellEnd"/>
      <w:r>
        <w:t xml:space="preserve">) de NetBeans.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es </w:t>
      </w:r>
      <w:proofErr w:type="spellStart"/>
      <w:r>
        <w:t>estrictamente</w:t>
      </w:r>
      <w:proofErr w:type="spellEnd"/>
      <w:r>
        <w:t xml:space="preserve"> visual: </w:t>
      </w:r>
      <w:proofErr w:type="spellStart"/>
      <w:r>
        <w:t>capturan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entrada y </w:t>
      </w:r>
      <w:proofErr w:type="spellStart"/>
      <w:r>
        <w:t>muestran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, </w:t>
      </w:r>
      <w:proofErr w:type="spellStart"/>
      <w:r>
        <w:t>delegando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al </w:t>
      </w:r>
      <w:proofErr w:type="spellStart"/>
      <w:r>
        <w:t>controlador</w:t>
      </w:r>
      <w:proofErr w:type="spellEnd"/>
      <w:r>
        <w:t>.</w:t>
      </w:r>
    </w:p>
    <w:p w14:paraId="32261D27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76" w:before="376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vistas - Cliente escritorio</w:t>
      </w:r>
    </w:p>
    <w:p w14:paraId="7B39207B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36.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599FFB2E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CLASE PRINCIPAL (EJECUCIÓN)</w:t>
      </w:r>
    </w:p>
    <w:p w14:paraId="6973EE26" w14:textId="77777777" w:rsidR="00A64875" w:rsidRDefault="000D7AA2">
      <w:r>
        <w:t xml:space="preserve">La </w:t>
      </w:r>
      <w:proofErr w:type="spellStart"/>
      <w:r>
        <w:t>clase</w:t>
      </w:r>
      <w:proofErr w:type="spellEnd"/>
      <w:r>
        <w:t xml:space="preserve"> principal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entrada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es </w:t>
      </w:r>
      <w:proofErr w:type="spellStart"/>
      <w:r>
        <w:t>instanciar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(la interfaz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) y </w:t>
      </w:r>
      <w:proofErr w:type="spellStart"/>
      <w:r>
        <w:t>hacerla</w:t>
      </w:r>
      <w:proofErr w:type="spellEnd"/>
      <w:r>
        <w:t xml:space="preserve"> visible en la </w:t>
      </w:r>
      <w:proofErr w:type="spellStart"/>
      <w:r>
        <w:t>pantalla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.</w:t>
      </w:r>
    </w:p>
    <w:p w14:paraId="1F840ADD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64" w:before="364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vistas - Cliente escritorio</w:t>
      </w:r>
    </w:p>
    <w:p w14:paraId="27A178B5" w14:textId="77777777" w:rsidR="00A64875" w:rsidRDefault="000D7AA2">
      <w:pPr>
        <w:pStyle w:val="Ttulo4"/>
      </w:pPr>
      <w:bookmarkStart w:id="76" w:name="_gxf195gp5c6f" w:colFirst="0" w:colLast="0"/>
      <w:bookmarkEnd w:id="76"/>
      <w:proofErr w:type="spellStart"/>
      <w:r>
        <w:t>Figura</w:t>
      </w:r>
      <w:proofErr w:type="spellEnd"/>
      <w:r>
        <w:t xml:space="preserve"> 37.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78A088F9" w14:textId="77777777" w:rsidR="00A64875" w:rsidRDefault="00A64875"/>
    <w:p w14:paraId="41B3B4C3" w14:textId="77777777" w:rsidR="00A64875" w:rsidRDefault="000D7AA2">
      <w:pPr>
        <w:pStyle w:val="Ttulo3"/>
      </w:pPr>
      <w:bookmarkStart w:id="77" w:name="_9064n7ze3bs4" w:colFirst="0" w:colLast="0"/>
      <w:bookmarkEnd w:id="77"/>
      <w:r>
        <w:t>EJECUCIÓN DEL CLIENTE DE ESCRITORIO</w:t>
      </w:r>
    </w:p>
    <w:p w14:paraId="262A83DE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1704" w:after="1704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Login - Cliente escritorio</w:t>
      </w:r>
    </w:p>
    <w:p w14:paraId="4811AC1F" w14:textId="77777777" w:rsidR="00A64875" w:rsidRDefault="000D7AA2">
      <w:pPr>
        <w:pStyle w:val="Ttulo4"/>
      </w:pPr>
      <w:bookmarkStart w:id="78" w:name="_6d7qp5qja0x0" w:colFirst="0" w:colLast="0"/>
      <w:bookmarkEnd w:id="78"/>
      <w:proofErr w:type="spellStart"/>
      <w:r>
        <w:t>Figura</w:t>
      </w:r>
      <w:proofErr w:type="spellEnd"/>
      <w:r>
        <w:t xml:space="preserve"> 38.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6904FE3F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1908" w:after="1908"/>
        <w:jc w:val="center"/>
        <w:rPr>
          <w:i/>
          <w:iCs/>
          <w:color w:val="1F497D"/>
          <w:sz w:val="18"/>
          <w:szCs w:val="18"/>
        </w:rPr>
      </w:pPr>
      <w:bookmarkStart w:id="79" w:name="_xbnp2zcdk5zv" w:colFirst="0" w:colLast="0"/>
      <w:bookmarkEnd w:id="79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de Conversiones - Cliente escritorio</w:t>
      </w:r>
    </w:p>
    <w:p w14:paraId="7F9AA0AF" w14:textId="77777777" w:rsidR="00A64875" w:rsidRDefault="000D7AA2">
      <w:pPr>
        <w:pStyle w:val="Ttulo4"/>
      </w:pPr>
      <w:bookmarkStart w:id="80" w:name="_basehgy87ev3" w:colFirst="0" w:colLast="0"/>
      <w:bookmarkEnd w:id="80"/>
      <w:proofErr w:type="spellStart"/>
      <w:r>
        <w:t>Figura</w:t>
      </w:r>
      <w:proofErr w:type="spellEnd"/>
      <w:r>
        <w:t xml:space="preserve"> 39.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6A1345B2" w14:textId="77777777" w:rsidR="00A64875" w:rsidRDefault="000D7AA2">
      <w:pPr>
        <w:pStyle w:val="Ttulo2"/>
      </w:pPr>
      <w:r>
        <w:t>CLIENTE WEB</w:t>
      </w:r>
    </w:p>
    <w:p w14:paraId="00659BB4" w14:textId="77777777" w:rsidR="00A64875" w:rsidRDefault="000D7AA2">
      <w:pPr>
        <w:pStyle w:val="Ttulo3"/>
      </w:pPr>
      <w:r>
        <w:t>CREACIÓN DEL PROYECTO</w:t>
      </w:r>
    </w:p>
    <w:p w14:paraId="5512FA4B" w14:textId="5D5E46EC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r w:rsidR="003064F7">
        <w:t xml:space="preserve">webservice </w:t>
      </w:r>
      <w:r>
        <w:t>con ‘Web Application’.</w:t>
      </w:r>
    </w:p>
    <w:p w14:paraId="5418E809" w14:textId="77777777" w:rsidR="00A64875" w:rsidRDefault="000D7AA2">
      <w:pPr>
        <w:pStyle w:val="Ttulo3"/>
      </w:pPr>
      <w:r>
        <w:t>ESTRUCTURA DEL PROYECTO</w:t>
      </w:r>
    </w:p>
    <w:p w14:paraId="5A8A92DC" w14:textId="77777777" w:rsidR="00A64875" w:rsidRDefault="000D7AA2">
      <w:r>
        <w:t xml:space="preserve">El </w:t>
      </w:r>
      <w:proofErr w:type="spellStart"/>
      <w:r>
        <w:t>cliente</w:t>
      </w:r>
      <w:proofErr w:type="spellEnd"/>
      <w:r>
        <w:t xml:space="preserve"> web se </w:t>
      </w:r>
      <w:proofErr w:type="spellStart"/>
      <w:r>
        <w:t>desarrolló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patrón MVC </w:t>
      </w:r>
      <w:proofErr w:type="spellStart"/>
      <w:r>
        <w:t>utilizando</w:t>
      </w:r>
      <w:proofErr w:type="spellEnd"/>
      <w:r>
        <w:t xml:space="preserve"> Servlets y </w:t>
      </w:r>
      <w:proofErr w:type="spellStart"/>
      <w:r>
        <w:t>JavaServer</w:t>
      </w:r>
      <w:proofErr w:type="spellEnd"/>
      <w:r>
        <w:t xml:space="preserve"> Pages (JSP).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control (en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) de las interfaces de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páginas</w:t>
      </w:r>
      <w:proofErr w:type="spellEnd"/>
      <w:r>
        <w:t xml:space="preserve"> web).</w:t>
      </w:r>
    </w:p>
    <w:p w14:paraId="1130E9DA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del proyecto - Cliente web</w:t>
      </w:r>
    </w:p>
    <w:p w14:paraId="1C880133" w14:textId="77777777" w:rsidR="00A64875" w:rsidRDefault="000D7AA2">
      <w:pPr>
        <w:pStyle w:val="Ttulo4"/>
      </w:pPr>
      <w:bookmarkStart w:id="81" w:name="_rr0nlmh9db16" w:colFirst="0" w:colLast="0"/>
      <w:bookmarkEnd w:id="81"/>
      <w:proofErr w:type="spellStart"/>
      <w:r>
        <w:t>Figura</w:t>
      </w:r>
      <w:proofErr w:type="spellEnd"/>
      <w:r>
        <w:t xml:space="preserve"> 40.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p w14:paraId="28A2D36D" w14:textId="77777777" w:rsidR="00A64875" w:rsidRDefault="000D7AA2">
      <w:pPr>
        <w:pStyle w:val="Ttulo2"/>
      </w:pPr>
      <w:r>
        <w:t>CODIFICACIÓN DEL PROYECTO CLIENTE WEB</w:t>
      </w:r>
    </w:p>
    <w:p w14:paraId="0995C488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CONSUMO DEL SERVICIO SOAP (SERVLETS)</w:t>
      </w:r>
    </w:p>
    <w:p w14:paraId="51A15744" w14:textId="77777777" w:rsidR="00A64875" w:rsidRDefault="000D7AA2">
      <w:pPr>
        <w:rPr>
          <w:i/>
          <w:iCs/>
        </w:rPr>
      </w:pPr>
      <w:r>
        <w:t>El cliente web usa LoginServlet y ConversionServlet para gestionar solicitudes del navegador y llamar a SoapClientManager. Jetty 11 embebido escucha en el puerto 8081; las vistas disponibles incluyen index.html, conversor.html y páginas JSP.</w:t>
      </w:r>
    </w:p>
    <w:p w14:paraId="359DBEF2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servlets - Cliente web</w:t>
      </w:r>
    </w:p>
    <w:p w14:paraId="7FB30B53" w14:textId="77777777" w:rsidR="00A64875" w:rsidRDefault="000D7AA2">
      <w:pPr>
        <w:pStyle w:val="Ttulo4"/>
      </w:pPr>
      <w:bookmarkStart w:id="82" w:name="_f1flkodbf0h5" w:colFirst="0" w:colLast="0"/>
      <w:bookmarkEnd w:id="82"/>
      <w:proofErr w:type="spellStart"/>
      <w:r>
        <w:t>Figura</w:t>
      </w:r>
      <w:proofErr w:type="spellEnd"/>
      <w:r>
        <w:t xml:space="preserve"> 41. </w:t>
      </w:r>
      <w:proofErr w:type="spellStart"/>
      <w:r>
        <w:t>Creación</w:t>
      </w:r>
      <w:proofErr w:type="spellEnd"/>
      <w:r>
        <w:t xml:space="preserve"> de servlets - </w:t>
      </w:r>
      <w:proofErr w:type="spellStart"/>
      <w:r>
        <w:t>Cliente</w:t>
      </w:r>
      <w:proofErr w:type="spellEnd"/>
      <w:r>
        <w:t xml:space="preserve"> web</w:t>
      </w:r>
    </w:p>
    <w:p w14:paraId="12C65EF3" w14:textId="77777777" w:rsidR="00A64875" w:rsidRDefault="000D7AA2">
      <w:pPr>
        <w:pStyle w:val="Ttulo5"/>
      </w:pPr>
      <w:bookmarkStart w:id="83" w:name="_xt5cfjgd913q" w:colFirst="0" w:colLast="0"/>
      <w:bookmarkEnd w:id="83"/>
      <w:proofErr w:type="spellStart"/>
      <w:r>
        <w:t>Tabla 14. Clase ConversionServlet - Cliente web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25592A95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ec.edu.monster.client.ws.IServicioConversion;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ec.edu.monster.client.ws.SoapClientManager;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jakarta.servlet.ServletException;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jakarta.servlet.annotation.WebServlet;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jakarta.servlet.http.HttpSession;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java.io.IOException;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Servlet para el procesamiento del cómputo de conversiones vía SOAP.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@WebServlet(name = "ConversionServlet", urlPatterns = {"/convertir"})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ConversionServlet extends HttpServlet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SoapClientManager clientManager = new SoapClientManager();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@Override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protected void doPost(HttpServletRequest request, HttpServletResponse response)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throws ServletException, IOException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request.setCharacterEncoding("UTF-8");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response.setCharacterEncoding("UTF-8");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HttpSession session = request.getSession(false);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SessionModel sessionUser = (session != null) ? (SessionModel) session.getAttribute("sessionUser") : null;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Validación estricta de sesión activa (SINBDD)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(sessionUser == null || !sessionUser.isActivo() || sessionUser.getToken()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"/index.html?error=SesionInvalida");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magnitud = request.getParameter("magnitud");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unidadOrigen = request.getParameter("unidadOrigen");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unidadDestino = request.getParameter("unidadDestino");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valorStr = request.getParameter("valor");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(magnitud == null || unidadOrigen == null || unidadDestino == null || valorStr ==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request.setAttribute("error", "Faltan parámetros obligatorios para la conversión.");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request.getRequestDispatcher("conversor.jsp").forward(request, response);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double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valorLimpio = valorStr.trim();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(valorLimpio.length() &gt; 16)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request.setAttribute("error", "El valor numérico no puede superar los 16 caracteres.");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request.getRequestDispatcher("conversor.jsp").forward(request, response);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(!valorLimpio.matches("^\\d+(\\.\\d+)?$"))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request.setAttribute("error", "Solo se permiten números y el punto decimal '.' (ejemplo: 25.5 o 100).");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request.getRequestDispatcher("conversor.jsp").forward(request, response);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valor = Double.parseDouble(valorLimpio);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(NumberFormatException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request.setAttribute("error", "El valor numérico ingresado no es válido.");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request.getRequestDispatcher("conversor.jsp").forward(request, response);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ConversionRequest convReq = new ConversionRequest(magnitud, unidadOrigen, unidadDestino, valor);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token = sessionUser.getToken();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IServicioConversion convService = clientManager.getConversionService();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ConversionResponse convResp;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switch (magnitud.toLowerCase())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"longitud":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convResp = convService.convertirLongitud(token, valor, unidadOrigen, 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"masa":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convResp = convService.convertirMasa(token, valor, unidadOrigen, 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case "temperatura":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convResp = convService.convertirTemperatura(token, valor, unidadOrigen, unidadDestino);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convResp = new ConversionResponse(false, 0.0, "Magnitud física desconocida: " + magnitud);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(convResp != null &amp;&amp; convResp.isExito())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params = String.format(java.util.Locale.US, "valor=%.2f&amp;origen=%s&amp;destino=%s&amp;resultado=%.2f&amp;magnitud=%s&amp;usuario=%s&amp;token=%s",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convReq.getValor(),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java.net.URLEncoder.encode(convReq.getUnidadOrigen(), java.nio.charset.StandardCharsets.UTF_8),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java.net.URLEncoder.encode(convReq.getUnidadDestino(), java.nio.charset.StandardCharsets.UTF_8),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convResp.getValorConvertido(),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java.net.URLEncoder.encode(convReq.getMagnitud(), java.nio.charset.StandardCharsets.UTF_8),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java.net.URLEncoder.encode(sessionUser.getUsuario(), java.nio.charset.StandardCharsets.UTF_8),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sessionUser.getTokenAbreviado());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"/conversor.html?" + params);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err = (convResp != null) ? convResp.getMensajeError() : "Error en el cálculo";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params = String.format("error=%s&amp;magnitud=%s&amp;usuario=%s&amp;token=%s",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java.net.URLEncoder.encode(err, java.nio.charset.StandardCharsets.UTF_8),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java.net.URLEncoder.encode(convReq.getMagnitud(), java.nio.charset.StandardCharsets.UTF_8),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java.net.URLEncoder.encode(sessionUser.getUsuario(), java.nio.charset.StandardCharsets.UTF_8),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sessionUser.getTokenAbreviado());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"/conversor.html?" + params);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errorMsg = "Falla de comunicación con el servicio de conversión: " + e.getMessage();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"/conversor.html?error=" +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java.net.URLEncoder.encode(errorMsg, java.nio.charset.StandardCharsets.UTF_8));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@Override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protected void doGet(HttpServletRequest request, HttpServletResponse response)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throws ServletException, IOException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response.sendRedirect(request.getContextPath() + "/conversor.html");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68C36F11" w14:textId="77777777" w:rsidR="00A64875" w:rsidRDefault="000D7AA2">
      <w:pPr>
        <w:pStyle w:val="Ttulo5"/>
      </w:pPr>
      <w:bookmarkStart w:id="84" w:name="_6l3wmb2229nm" w:colFirst="0" w:colLast="0"/>
      <w:bookmarkEnd w:id="84"/>
      <w:proofErr w:type="spellStart"/>
      <w:r>
        <w:t>Tabla 15. Clase LoginServlet - Cliente web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</w:p>
    <w:tbl>
      <w:tblPr>
        <w:tblStyle w:val="ae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6B516AA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ec.edu.monster.client.model.LoginResponse;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ec.edu.monster.client.ws.IServicioAutenticacion;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ec.edu.monster.client.ws.SoapClientManager;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jakarta.servlet.ServletException;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jakarta.servlet.annotation.WebServlet;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jakarta.servlet.http.HttpServletResponse;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jakarta.servlet.http.HttpSession;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java.io.IOException;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Servlet para el procesamiento del inicio de sesión SOAP.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@WebServlet(name = "LoginServlet", urlPatterns = {"/login"})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LoginServlet extends HttpServlet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SoapClientManager clientManager = new SoapClientManager();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@Override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protected void doPost(HttpServletRequest request, HttpServletResponse response)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throws ServletException, IOException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request.setCharacterEncoding("UTF-8");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response.setCharacterEncoding("UTF-8");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usuario = request.getParameter("usuario");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String clave = request.getParameter("clave");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(usuario == null || usuario.trim().isEmpty() || clave == null || clave.trim().isEmpty())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"/index.html?error=" +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java.net.URLEncoder.encode("Por favor, complete todos los campos de acceso.", java.nio.charset.StandardCharsets.UTF_8));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IServicioAutenticacion authService = clientManager.getAuthService();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LoginResponse loginResp = authService.iniciarSesion(usuario.trim(), clave.trim());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(loginResp != null &amp;&amp; loginResp.isExito())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HttpSession session = request.getSession(true);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SessionModel sessionModel = new SessionModel(usuario.trim(), loginResp.getToken());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session.setAttribute("sessionUser", sessionModel);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"/conversor.html?usuario=" +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java.net.URLEncoder.encode(usuario.trim(), java.nio.charset.StandardCharsets.UTF_8) +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"&amp;token=" + sessionModel.getTokenAbreviado());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errorMsg = (loginResp != null) ? loginResp.getMensaje() : "Credenciales inválidas.";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response.sendRedirect(request.getContextPath() + "/index.html?error=" +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java.net.URLEncoder.encode(errorMsg, java.nio.charset.StandardCharsets.UTF_8));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String errorMsg = "Error de comunicación con el Servidor SOAP: " + e.getMessage();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response.sendRedirect(request.getContextPath() + "/index.html?error=" +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java.net.URLEncoder.encode(errorMsg, java.nio.charset.StandardCharsets.UTF_8));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@Override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protected void doGet(HttpServletRequest request, HttpServletResponse response)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throws ServletException, IOException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response.sendRedirect(request.getContextPath() + "/index.html");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2C335280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47F0C1B4" w14:textId="77777777" w:rsidR="00A64875" w:rsidRDefault="000D7AA2">
      <w:pPr>
        <w:rPr>
          <w:i/>
          <w:iCs/>
        </w:rPr>
      </w:pPr>
      <w:r>
        <w:t xml:space="preserve">Las interfaces de </w:t>
      </w:r>
      <w:proofErr w:type="spellStart"/>
      <w:r>
        <w:t>usuario</w:t>
      </w:r>
      <w:proofErr w:type="spellEnd"/>
      <w:r>
        <w:t xml:space="preserve"> se </w:t>
      </w:r>
      <w:proofErr w:type="spellStart"/>
      <w:r>
        <w:t>construyeron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HTML y la </w:t>
      </w:r>
      <w:proofErr w:type="spellStart"/>
      <w:r>
        <w:t>tecnología</w:t>
      </w:r>
      <w:proofErr w:type="spellEnd"/>
      <w:r>
        <w:t xml:space="preserve"> JSP (</w:t>
      </w:r>
      <w:proofErr w:type="spellStart"/>
      <w:r>
        <w:t>JavaServer</w:t>
      </w:r>
      <w:proofErr w:type="spellEnd"/>
      <w:r>
        <w:t xml:space="preserve"> Pages) dentro del </w:t>
      </w:r>
      <w:proofErr w:type="spellStart"/>
      <w:r>
        <w:t>directorio</w:t>
      </w:r>
      <w:proofErr w:type="spellEnd"/>
      <w:r>
        <w:t xml:space="preserve"> Web Pages. Se </w:t>
      </w:r>
      <w:proofErr w:type="spellStart"/>
      <w:r>
        <w:t>diseñaron</w:t>
      </w:r>
      <w:proofErr w:type="spellEnd"/>
      <w:r>
        <w:t xml:space="preserve"> dos vistas </w:t>
      </w:r>
      <w:proofErr w:type="spellStart"/>
      <w:r>
        <w:t>principales</w:t>
      </w:r>
      <w:proofErr w:type="spellEnd"/>
      <w:r>
        <w:t xml:space="preserve">: </w:t>
      </w:r>
      <w:proofErr w:type="spellStart"/>
      <w:r>
        <w:t>index.jsp</w:t>
      </w:r>
      <w:proofErr w:type="spellEnd"/>
      <w:r>
        <w:t xml:space="preserve">,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interactuando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LoginServlet</w:t>
      </w:r>
      <w:proofErr w:type="spellEnd"/>
      <w:r>
        <w:t xml:space="preserve">, y </w:t>
      </w:r>
      <w:proofErr w:type="spellStart"/>
      <w:r>
        <w:t>conversor.jsp</w:t>
      </w:r>
      <w:proofErr w:type="spellEnd"/>
      <w:r>
        <w:t xml:space="preserve">, que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formularios</w:t>
      </w:r>
      <w:proofErr w:type="spellEnd"/>
      <w:r>
        <w:t xml:space="preserve"> </w:t>
      </w:r>
      <w:proofErr w:type="spellStart"/>
      <w:r>
        <w:t>dinámicos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, </w:t>
      </w:r>
      <w:proofErr w:type="spellStart"/>
      <w:r>
        <w:t>capturar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procesados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ConversionServlet</w:t>
      </w:r>
      <w:proofErr w:type="spellEnd"/>
      <w:r>
        <w:t>.</w:t>
      </w:r>
    </w:p>
    <w:p w14:paraId="7A4401FC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641" w:before="641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vistas - Cliente web</w:t>
      </w:r>
    </w:p>
    <w:p w14:paraId="1E0D1A75" w14:textId="77777777" w:rsidR="00A64875" w:rsidRDefault="000D7AA2">
      <w:pPr>
        <w:pStyle w:val="Ttulo4"/>
      </w:pPr>
      <w:bookmarkStart w:id="85" w:name="_oipi8ysvcsrw" w:colFirst="0" w:colLast="0"/>
      <w:bookmarkEnd w:id="85"/>
      <w:proofErr w:type="spellStart"/>
      <w:r>
        <w:t>Figura</w:t>
      </w:r>
      <w:proofErr w:type="spellEnd"/>
      <w:r>
        <w:t xml:space="preserve"> 42.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web</w:t>
      </w:r>
    </w:p>
    <w:p w14:paraId="77BCC25B" w14:textId="77777777" w:rsidR="00A64875" w:rsidRDefault="000D7AA2">
      <w:pPr>
        <w:pStyle w:val="Ttulo5"/>
      </w:pPr>
      <w:bookmarkStart w:id="86" w:name="_chvfcvdp7x8l" w:colFirst="0" w:colLast="0"/>
      <w:bookmarkEnd w:id="86"/>
      <w:proofErr w:type="spellStart"/>
      <w:r>
        <w:t>Tabla 16. Archivo conversor.html - Cliente web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tbl>
      <w:tblPr>
        <w:tblStyle w:val="af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6F889E89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&lt;!DOCTYPE html&gt;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&lt;html lang="es"&gt;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&lt;head&gt;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&lt;meta charset="UTF-8"&gt;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&lt;meta name="viewport" content="width=device-width, initial-scale=1.0"&gt;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&lt;title&gt;Conversor de Unidades SOAP - Panel Web (GR09)&lt;/title&gt;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&lt;link rel="stylesheet" href="css/style.css"&gt;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&lt;/head&gt;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&lt;body&gt;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Encabezado con sesión activa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&lt;header class="header-bar"&gt;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class="header-brand"&gt;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&lt;h1&gt;CONVERSOR DE UNIDADES (SOAP JAVA · SINBDD)&lt;/h1&gt;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&lt;p&gt;ESPE · Arquitectura de Software (TI.1.1) | Autor: Julio Enrique Viche Castillo&lt;/p&gt;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class="header-user"&gt;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&lt;span class="badge-session"&gt;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&lt;span class="status-dot"&gt;●&lt;/span&gt;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&lt;strong id="lblUsuario"&gt;MONSTER&lt;/strong&gt;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&lt;span style="opacity: 0.8; font-size: 0.75rem;" id="lblToken"&gt;(Sesión Activa)&lt;/span&gt;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&lt;a href="logout" class="btn-logout"&gt;Cerrar Sesión&lt;/a&gt;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&lt;/header&gt;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Panel Central del Conversor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&lt;main class="main-wrapper"&gt;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class="card-box"&gt;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&lt;h2 class="card-title"&gt;Conversor de Unidades Multimagnitud&lt;/h2&gt;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&lt;p class="card-subtitle"&gt;Cálculos procesados mediante servicios web SOAP protegidos por token&lt;/p&gt;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id="alertBox" class="alert alert-error" style="display: none;"&gt;&lt;/div&gt;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&lt;!-- 1. Pestañas de Magnitud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&lt;label class="form-label"&gt;1. Seleccione la Magnitud Física:&lt;/label&gt;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class="segmented-group"&gt;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type="button" class="segment-btn active" id="btnLongitud" onclick="cambiarMagnitud('Longitud')"&gt;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Longitud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type="button" class="segment-btn" id="btnMasa" onclick="cambiarMagnitud('Masa')"&gt;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Masa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type="button" class="segment-btn" id="btnTemperatura" onclick="cambiarMagnitud('Temperatura')"&gt;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Temperatura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&lt;!-- Formulario de Conversión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&lt;form action="convertir" method="POST" id="formConversion"&gt;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&lt;input type="hidden" id="inputMagnitud" name="magnitud" value="Longitud"&gt;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&lt;!-- 2. Valor Numérico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class="form-group"&gt;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&lt;label class="form-label" for="txtValor"&gt;2. Ingrese el Valor a Convertir:&lt;/label&gt;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&lt;input type="text" id="txtValor" name="valor" class="form-input"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autocomplete="off" inputmode="decimal" maxlength="16" pattern="^\d+(\.\d+)?$"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title="Solo se permiten números y el punto decimal '.' (ej. 100 o 25.5)"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onkeypress="return (event.charCode &gt;= 48 &amp;&amp; event.charCode &lt;= 57) || (event.charCode === 46 &amp;&amp; this.value.indexOf('.') === -1)"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oninput="this.value = this.value.replace(/[^0-9.]/g, '').replace(/(\..*?)\..*/g, '$1').slice(0, 16)"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value="100.00" required style="font-size: 1.15rem; font-weight: bold;"&gt;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&lt;!-- 3. Unidades Origen -&gt; Destino con Intercambio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class="conversion-units-row"&gt;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&lt;label class="form-label" for="cmbOrigen"&gt;De (Unidad de Origen):&lt;/label&gt;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&lt;select id="cmbOrigen" name="unidadOrigen" class="form-select" required&gt;&lt;/select&gt;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&lt;button type="button" class="btn-swap" onclick="intercambiarUnidades()" title="Intercambiar unidades (Origen ⇄ Destino)"&gt;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&amp;#8644;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&lt;label class="form-label" for="cmbDestino"&gt;A (Unidad de Destino):&lt;/label&gt;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&lt;select id="cmbDestino" name="unidadDestino" class="form-select" required&gt;&lt;/select&gt;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type="submit" class="btn-primary" id="btnCalcular"&gt;Calcular Conversión SOAP&lt;/button&gt;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&lt;/form&gt;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&lt;!-- 4. Tarjeta de Resultado Dinámica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class="result-card" id="cardResultado" style="display: none;"&gt;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class="result-value" id="resultadoTexto"&gt;&lt;/div&gt;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class="result-subtext" id="resultadoSubtext"&gt;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Cálculo procesado exitosamente por el Servidor SOAP en memoria (SINBDD).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type="button" class="btn-copy" onclick="copiarResultado()"&gt;Copiar Resultado&lt;/button&gt;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&lt;/main&gt;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Barra de Estado Inferior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&lt;footer class="footer-bar"&gt;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&lt;span&gt;Servicio SOAP: &lt;code&gt;http://localhost:8080/ServidorSOAP/ServicioConversion?wsdl&lt;/code&gt;&lt;/span&gt;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&lt;span&gt;Arquitectura: Modelo - Vista - Controlador (HTML5 / Servlet / JAX-WS)&lt;/span&gt;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&lt;/footer&gt;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Catálogo de JavaScript para unidades dinámicas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&lt;script&gt;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const CATALOGO =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'Longitud': ['Metro', 'Centimetro', 'Pie', 'Yarda', 'Milla'],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'Masa': ['Gramo', 'Kilogramo', 'Libra', 'Onza', 'Quintal'],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'Temperatura': ['Celsius', 'Fahrenheit', 'Kelvin', 'Newton', 'Reaumur']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function cambiarMagnitud(magnitud)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document.getElementById('inputMagnitud').value = magnitud;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// Actualizar estilo visual de los botones de pestaña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document.querySelectorAll('.segment-btn').forEach(btn =&gt;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btn.classList.remove('active');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if (btn.innerText.trim().toLowerCase() === magnitud.toLowerCase())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btn.classList.add('active');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// Actualizar selectores de unidades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cmbOrigen = document.getElementById('cmbOrigen');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cmbDestino = document.getElementById('cmbDestino');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cmbOrigen.innerHTML = '';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cmbDestino.innerHTML = '';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unidades = CATALOGO[magnitud] || [];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unidades.forEach(u =&gt;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const opt1 = new Option(u, u);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const opt2 = new Option(u, u);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cmbOrigen.add(opt1);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cmbDestino.add(opt2);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(unidades.length &gt; 1)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cmbDestino.selectedIndex = 1;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function intercambiarUnidades()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cmbOrigen = document.getElementById('cmbOrigen');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cmbDestino = document.getElementById('cmbDestino');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temp = cmbOrigen.value;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cmbOrigen.value = cmbDestino.value;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cmbDestino.value = temp;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function copiarResultado()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texto = document.getElementById('resultadoTexto').innerText.trim();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navigator.clipboard.writeText(texto).then(() =&gt;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const btn = event.target;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const orig = btn.innerText;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btn.innerText = '¡Copiado!';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setTimeout(() =&gt; { btn.innerText = orig; }, 1500);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window.onload = function()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params = new URLSearchParams(window.location.search);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user = params.get('usuario');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token = params.get('token');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(user) document.getElementById('lblUsuario').innerText = user;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(token) document.getElementById('lblToken').innerText = '(Token: ' + token + ')';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mag = params.get('magnitud') || 'Longitud';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cambiarMagnitud(mag);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valor = params.get('valor');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(valor) document.getElementById('txtValor').value = valor;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origen = params.get('origen');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destino = params.get('destino');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(origen) document.getElementById('cmbOrigen').value = origen;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(destino) document.getElementById('cmbDestino').value = 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resultado = params.get('resultado');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error = params.get('error');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(resultado)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const card = document.getElementById('cardResultado');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card.style.display = 'block';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document.getElementById('resultadoTexto').innerText = parseFloat(valor).toFixed(2) + " " + origen + " = " + parseFloat(resultado).toFixed(2) + " " + destino;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if (error)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const alertBox = document.getElementById('alertBox');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alertBox.style.display = 'block';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alertBox.innerText = decodeURIComponent(error);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&lt;/script&gt;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&lt;/body&gt;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&lt;/html&gt;</w:t>
            </w:r>
          </w:p>
        </w:tc>
      </w:tr>
    </w:tbl>
    <w:p w14:paraId="6736E474" w14:textId="77777777" w:rsidR="00A64875" w:rsidRDefault="000D7AA2">
      <w:pPr>
        <w:pStyle w:val="Ttulo5"/>
      </w:pPr>
      <w:bookmarkStart w:id="87" w:name="_oqmwoq9fw0u5" w:colFirst="0" w:colLast="0"/>
      <w:bookmarkEnd w:id="87"/>
      <w:proofErr w:type="spellStart"/>
      <w:r>
        <w:t>Tabla 17. Archivo index.html - Cliente web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tbl>
      <w:tblPr>
        <w:tblStyle w:val="af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0C01BAB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&lt;!DOCTYPE html&gt;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&lt;html lang="es"&gt;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&lt;head&gt;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&lt;meta charset="UTF-8"&gt;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&lt;meta name="viewport" content="width=device-width, initial-scale=1.0"&gt;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&lt;title&gt;Acceso al Sistema - Conversor de Unidades SOAP (GR09)&lt;/title&gt;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&lt;link rel="stylesheet" href="css/style.css"&gt;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&lt;/head&gt;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&lt;body&gt;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Encabezado Institucional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&lt;header class="header-bar"&gt;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class="header-brand"&gt;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&lt;h1&gt;UNIVERSIDAD DE LAS FUERZAS ARMADAS ESPE&lt;/h1&gt;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&lt;p&gt;Arquitectura de Software (TI.1.1) · Grupo GR09 | Julio Enrique Viche Castillo&lt;/p&gt;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class="header-user"&gt;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&lt;span class="badge-session"&gt;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&lt;span class="status-dot"&gt;●&lt;/span&gt; Servidor SOAP: 8080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&lt;/header&gt;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Contenedor del Formulario de Login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&lt;main class="main-wrapper"&gt;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&lt;div class="card-box card-login"&gt;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&lt;h2 class="card-title"&gt;Iniciar Sesión&lt;/h2&gt;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&lt;p class="card-subtitle"&gt;Autenticación requerida para acceder al Conversor SOAP (SINBDD)&lt;/p&gt;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id="alertBox" class="alert alert-error" style="display: none;"&gt;&lt;/div&gt;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&lt;div id="infoBox" class="alert alert-info" style="display: none;"&gt;&lt;/div&gt;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&lt;form action="login" method="POST"&gt;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class="form-group"&gt;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&lt;label class="form-label" for="txtUsuario"&gt;Usuario:&lt;/label&gt;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&lt;input type="text" id="txtUsuario" name="usuario" class="form-input"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value="MONSTER" required autofocus&gt;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class="form-group"&gt;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&lt;label class="form-label" for="txtClave"&gt;Contraseña:&lt;/label&gt;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&lt;input type="password" id="txtClave" name="clave" class="form-input"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value="MONSTER9" required&gt;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&lt;div class="alert alert-info" style="font-size: 0.8rem; padding: 8px 12px; margin-bottom: 20px;"&gt;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&lt;strong&gt;Credenciales del curso:&lt;/strong&gt; Usuario: &lt;code&gt;MONSTER&lt;/code&gt; | Clave: &lt;code&gt;MONSTER9&lt;/code&gt;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&lt;button type="submit" class="btn-primary"&gt;Ingresar al Conversor&lt;/button&gt;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&lt;/form&gt;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&lt;/div&gt;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&lt;/main&gt;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&lt;!-- Barra de Estado Inferior --&gt;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&lt;footer class="footer-bar"&gt;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&lt;span&gt;Servidor Backend: &lt;code&gt;http://localhost:8080/ServidorSOAP&lt;/code&gt; (Modalidad SINBDD)&lt;/span&gt;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&lt;span&gt;Patrón Arquitectónico: Modelo - Vista - Controlador (JSP / Servlet)&lt;/span&gt;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&lt;/footer&gt;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&lt;script&gt;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// Leer parámetros de la URL para mostrar alertas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const params = new URLSearchParams(window.location.search);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const error = params.get('error');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const mensaje = params.get('mensaje');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(error)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alertBox = document.getElementById('alertBox');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alertBox.style.display = 'block';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(error === 'CredencialesInvalidas' || error === 'Invalido')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alertBox.innerText = 'Usuario o contraseña incorrectos. Verifique sus credenciales.';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if (error === 'SesionInvalida')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alertBox.innerText = 'Su sesión ha expirado o no es válida. Inicie sesión nuevamente.';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alertBox.innerText = decodeURIComponent(error);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if (mensaje)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const infoBox = document.getElementById('infoBox');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infoBox.style.display = 'block';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if (mensaje === 'SesionCerrada')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infoBox.innerText = 'Sesión cerrada satisfactoriamente en el servidor SOAP.';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infoBox.innerText = decodeURIComponent(mensaje);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&lt;/script&gt;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&lt;/body&gt;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&lt;/html&gt;</w:t>
            </w:r>
          </w:p>
        </w:tc>
      </w:tr>
    </w:tbl>
    <w:p w14:paraId="24F2407F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EJECUCIÓN DEL CLIENTE DE WEB</w:t>
      </w:r>
    </w:p>
    <w:p w14:paraId="7CA105A6" w14:textId="77777777" w:rsidR="00A64875" w:rsidRDefault="000D7AA2">
      <w:pPr>
        <w:keepNext/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4322052"/>
            <wp:docPr id="56" name="Picture 56" descr="Captura real de acceso al cliente web para TI.1.1. PAO202651_SOAP_JAVA_SINBDD_NRC36884_GR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CLIWEB_SOAP_JAVA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220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62B661" w14:textId="77777777" w:rsidR="00A64875" w:rsidRDefault="000D7AA2">
      <w:pPr>
        <w:pStyle w:val="Ttulo4"/>
      </w:pPr>
      <w:bookmarkStart w:id="89" w:name="_26u1pkf5o7cq" w:colFirst="0" w:colLast="0"/>
      <w:bookmarkEnd w:id="89"/>
      <w:proofErr w:type="spellStart"/>
      <w:r>
        <w:t>Figura</w:t>
      </w:r>
      <w:proofErr w:type="spellEnd"/>
      <w:r>
        <w:t xml:space="preserve"> 43. Login - </w:t>
      </w:r>
      <w:proofErr w:type="spellStart"/>
      <w:r>
        <w:t>Cliente</w:t>
      </w:r>
      <w:proofErr w:type="spellEnd"/>
      <w:r>
        <w:t xml:space="preserve"> web</w:t>
      </w:r>
    </w:p>
    <w:p w14:paraId="0DFB717F" w14:textId="77777777" w:rsidR="00A64875" w:rsidRDefault="000D7AA2">
      <w:pPr>
        <w:keepNext/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4322052"/>
            <wp:docPr id="57" name="Picture 57" descr="Captura real de conversión de longitud en el cliente web para TI.1.1. PAO202651_SOAP_JAVA_SINBDD_NRC36884_GR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_Longitud_CLIWEB_SOAP_JAVA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220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3DC8D7" w14:textId="77777777" w:rsidR="00A64875" w:rsidRDefault="000D7AA2">
      <w:pPr>
        <w:pStyle w:val="Ttulo4"/>
      </w:pPr>
      <w:bookmarkStart w:id="90" w:name="_6bj3wrp2y72t" w:colFirst="0" w:colLast="0"/>
      <w:bookmarkEnd w:id="90"/>
      <w:proofErr w:type="spellStart"/>
      <w:r>
        <w:t>Figura</w:t>
      </w:r>
      <w:proofErr w:type="spellEnd"/>
      <w:r>
        <w:t xml:space="preserve"> 44.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p>
      <w:pPr>
        <w:keepNext/>
      </w:pPr>
      <w:r>
        <w:t>Las siguientes capturas muestran conversiones de masa y temperatura completadas desde el mismo cliente web.</w:t>
      </w:r>
    </w:p>
    <w:p>
      <w:pPr>
        <w:keepNext/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4322052"/>
            <wp:docPr id="58" name="Picture 58" descr="Captura real de conversión de masa en el cliente web para TI.1.1. PAO202651_SOAP_JAVA_SINBDD_NRC36884_GR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_Masa_CLIWEB_SOAP_JAVA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2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4"/>
        <w:keepNext w:val="0"/>
        <w:keepLines/>
      </w:pPr>
      <w:r>
        <w:t>Figura 44a. Conversión de masa - Cliente web</w:t>
      </w:r>
    </w:p>
    <w:p>
      <w:pPr>
        <w:keepNext/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4322052"/>
            <wp:docPr id="59" name="Picture 59" descr="Captura real de conversión de temperatura en el cliente web para TI.1.1. PAO202651_SOAP_JAVA_SINBDD_NRC36884_GR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_Temperatura_CLIWEB_SOAP_JAVA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22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4"/>
        <w:keepNext w:val="0"/>
        <w:keepLines/>
      </w:pPr>
      <w:r>
        <w:t>Figura 44b. Conversión de temperatura - Cliente web</w:t>
      </w:r>
    </w:p>
    <w:p w14:paraId="174EA052" w14:textId="77777777" w:rsidR="00A64875" w:rsidRDefault="000D7AA2">
      <w:pPr>
        <w:pStyle w:val="Ttulo2"/>
      </w:pPr>
      <w:r>
        <w:t>CLIENTE MÓVIL</w:t>
      </w:r>
    </w:p>
    <w:p w14:paraId="3E6936D1" w14:textId="77777777" w:rsidR="00A64875" w:rsidRDefault="000D7AA2">
      <w:pPr>
        <w:pStyle w:val="Ttulo3"/>
      </w:pPr>
      <w:r>
        <w:t>CREACIÓN DEL PROYECTO</w:t>
      </w:r>
    </w:p>
    <w:p w14:paraId="6568D647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debe </w:t>
      </w:r>
      <w:proofErr w:type="spellStart"/>
      <w:r>
        <w:t>crear</w:t>
      </w:r>
      <w:proofErr w:type="spellEnd"/>
      <w:r>
        <w:t xml:space="preserve"> en Android Studio.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‘New Project’, en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‘Empty Activity’ y </w:t>
      </w:r>
      <w:proofErr w:type="spellStart"/>
      <w:r>
        <w:t>finalmente</w:t>
      </w:r>
      <w:proofErr w:type="spellEnd"/>
      <w:r>
        <w:t xml:space="preserve">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la </w:t>
      </w:r>
      <w:proofErr w:type="spellStart"/>
      <w:r>
        <w:t>opción</w:t>
      </w:r>
      <w:proofErr w:type="spellEnd"/>
      <w:r>
        <w:t xml:space="preserve"> ‘Java’ en </w:t>
      </w:r>
      <w:r>
        <w:rPr>
          <w:i/>
          <w:iCs/>
        </w:rPr>
        <w:t xml:space="preserve">Build Configuration </w:t>
      </w:r>
      <w:proofErr w:type="spellStart"/>
      <w:r>
        <w:rPr>
          <w:i/>
          <w:iCs/>
        </w:rPr>
        <w:t>Laguaje</w:t>
      </w:r>
      <w:proofErr w:type="spellEnd"/>
      <w:r>
        <w:rPr>
          <w:i/>
          <w:iCs/>
        </w:rPr>
        <w:t xml:space="preserve">. </w:t>
      </w:r>
      <w:proofErr w:type="spellStart"/>
      <w:r>
        <w:t>Finalizamos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click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‘Finish’.</w:t>
      </w:r>
    </w:p>
    <w:p w14:paraId="01F14048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838" w:before="1838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Configuración del proyecto - Cliente móvil</w:t>
      </w:r>
    </w:p>
    <w:p w14:paraId="1F3BBF82" w14:textId="77777777" w:rsidR="00A64875" w:rsidRDefault="000D7AA2">
      <w:pPr>
        <w:pStyle w:val="Ttulo4"/>
      </w:pPr>
      <w:bookmarkStart w:id="91" w:name="_mcl29jbj3dxn" w:colFirst="0" w:colLast="0"/>
      <w:bookmarkEnd w:id="91"/>
      <w:proofErr w:type="spellStart"/>
      <w:r>
        <w:t>Figura</w:t>
      </w:r>
      <w:proofErr w:type="spellEnd"/>
      <w:r>
        <w:t xml:space="preserve"> 45.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522E9E4B" w14:textId="77777777" w:rsidR="00A64875" w:rsidRDefault="000D7AA2">
      <w:pPr>
        <w:pStyle w:val="Ttulo3"/>
      </w:pPr>
      <w:r>
        <w:t>ESTRUCTURA DEL PROYECTO</w:t>
      </w:r>
    </w:p>
    <w:p w14:paraId="617B7956" w14:textId="77777777" w:rsidR="00A64875" w:rsidRDefault="000D7AA2">
      <w:r>
        <w:t xml:space="preserve">El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en Android Studio se </w:t>
      </w:r>
      <w:proofErr w:type="spellStart"/>
      <w:r>
        <w:t>organizó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patrón arquitectónico MVC (</w:t>
      </w:r>
      <w:proofErr w:type="spellStart"/>
      <w:r>
        <w:t>Modelo</w:t>
      </w:r>
      <w:proofErr w:type="spellEnd"/>
      <w:r>
        <w:t>-Vista-</w:t>
      </w:r>
      <w:proofErr w:type="spellStart"/>
      <w:r>
        <w:t>Controlador</w:t>
      </w:r>
      <w:proofErr w:type="spellEnd"/>
      <w:r>
        <w:t xml:space="preserve">).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desacoplamiento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, la vista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red, se </w:t>
      </w:r>
      <w:proofErr w:type="spellStart"/>
      <w:r>
        <w:t>estructuró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en los </w:t>
      </w:r>
      <w:proofErr w:type="spellStart"/>
      <w:r>
        <w:t>paquetes</w:t>
      </w:r>
      <w:proofErr w:type="spellEnd"/>
      <w:r>
        <w:t xml:space="preserve"> model, view y controller.</w:t>
      </w:r>
    </w:p>
    <w:p w14:paraId="58EACD2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2248" w:before="2248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Estructura del proyecto - Cliente móvil</w:t>
      </w:r>
    </w:p>
    <w:p w14:paraId="42CC529D" w14:textId="77777777" w:rsidR="00A64875" w:rsidRDefault="000D7AA2">
      <w:pPr>
        <w:pStyle w:val="Ttulo4"/>
      </w:pPr>
      <w:bookmarkStart w:id="92" w:name="_u4ji2sboh0w2" w:colFirst="0" w:colLast="0"/>
      <w:bookmarkEnd w:id="92"/>
      <w:proofErr w:type="spellStart"/>
      <w:r>
        <w:t>Figura</w:t>
      </w:r>
      <w:proofErr w:type="spellEnd"/>
      <w:r>
        <w:t xml:space="preserve"> 46.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338A32E5" w14:textId="77777777" w:rsidR="00A64875" w:rsidRDefault="000D7AA2">
      <w:pPr>
        <w:pStyle w:val="Ttulo2"/>
      </w:pPr>
      <w:r>
        <w:t>CODIFICACIÓN DEL PROYECTO CLIENTE MÓVIL</w:t>
      </w:r>
    </w:p>
    <w:p w14:paraId="57CF3735" w14:textId="77777777" w:rsidR="00A64875" w:rsidRDefault="000D7AA2">
      <w:pPr>
        <w:pStyle w:val="Ttulo3"/>
      </w:pPr>
      <w:r>
        <w:t>CREACIÓN DE MODELOS</w:t>
      </w:r>
    </w:p>
    <w:p w14:paraId="4385D90D" w14:textId="77777777" w:rsidR="00A64875" w:rsidRDefault="000D7AA2"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model se </w:t>
      </w:r>
      <w:proofErr w:type="spellStart"/>
      <w:r>
        <w:t>crearon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: </w:t>
      </w:r>
      <w:proofErr w:type="spellStart"/>
      <w:r>
        <w:t>ConversionRequest</w:t>
      </w:r>
      <w:proofErr w:type="spellEnd"/>
      <w:r>
        <w:t xml:space="preserve">, </w:t>
      </w:r>
      <w:proofErr w:type="spellStart"/>
      <w:r>
        <w:t>ConversionResult</w:t>
      </w:r>
      <w:proofErr w:type="spellEnd"/>
      <w:r>
        <w:t xml:space="preserve">, </w:t>
      </w:r>
      <w:proofErr w:type="spellStart"/>
      <w:r>
        <w:t>LoginResult</w:t>
      </w:r>
      <w:proofErr w:type="spellEnd"/>
      <w:r>
        <w:t xml:space="preserve"> y la </w:t>
      </w:r>
      <w:proofErr w:type="spellStart"/>
      <w:r>
        <w:t>enumeración</w:t>
      </w:r>
      <w:proofErr w:type="spellEnd"/>
      <w:r>
        <w:t xml:space="preserve"> </w:t>
      </w:r>
      <w:proofErr w:type="spellStart"/>
      <w:r>
        <w:t>ServiceType</w:t>
      </w:r>
      <w:proofErr w:type="spellEnd"/>
      <w:r>
        <w:t>.</w:t>
      </w:r>
    </w:p>
    <w:p w14:paraId="00E497AD" w14:textId="77777777" w:rsidR="00A64875" w:rsidRDefault="000D7AA2">
      <w:r>
        <w:t>La aplicación Android usa SoapClient con ksoap2-android para enviar solicitudes SOAP/XML al servidor. Los controladores procesan inicio de sesión y conversiones de forma asíncrona y actualizan las actividades.</w:t>
      </w:r>
    </w:p>
    <w:p w14:paraId="5C9B740E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1192" w:before="1192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modelos - Cliente móvil</w:t>
      </w:r>
    </w:p>
    <w:p w14:paraId="52C01D5E" w14:textId="77777777" w:rsidR="00A64875" w:rsidRDefault="000D7AA2">
      <w:pPr>
        <w:pStyle w:val="Ttulo4"/>
      </w:pPr>
      <w:bookmarkStart w:id="93" w:name="_xqavj6j6hlsn" w:colFirst="0" w:colLast="0"/>
      <w:bookmarkEnd w:id="93"/>
      <w:proofErr w:type="spellStart"/>
      <w:r>
        <w:t>Figura</w:t>
      </w:r>
      <w:proofErr w:type="spellEnd"/>
      <w:r>
        <w:t xml:space="preserve"> 47.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2F33941D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CONTROLADORES</w:t>
      </w:r>
    </w:p>
    <w:p w14:paraId="68C5E4C4" w14:textId="385EF3AC" w:rsidR="00A64875" w:rsidRDefault="000D7AA2">
      <w:pPr>
        <w:rPr>
          <w:i/>
          <w:iCs/>
        </w:rPr>
      </w:pPr>
      <w:r>
        <w:t>LoginController y ConversionController coordinan las actividades Android con SoapClient. Ejecutan las llamadas de red fuera del hilo de interfaz y devuelven el resultado a las vistas.</w:t>
      </w:r>
    </w:p>
    <w:p w14:paraId="0AE610F1" w14:textId="77777777" w:rsidR="00A64875" w:rsidRDefault="000D7AA2">
      <w:pPr>
        <w:keepNext/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after="340" w:before="340" w:line="240" w:lineRule="exact"/>
        <w:jc w:val="center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controladores - Cliente móvil</w:t>
      </w:r>
    </w:p>
    <w:p w14:paraId="3724A9F2" w14:textId="77777777" w:rsidR="00A64875" w:rsidRDefault="000D7AA2">
      <w:pPr>
        <w:pStyle w:val="Ttulo4"/>
      </w:pPr>
      <w:bookmarkStart w:id="94" w:name="_fxc42qhemt83" w:colFirst="0" w:colLast="0"/>
      <w:bookmarkEnd w:id="94"/>
      <w:proofErr w:type="spellStart"/>
      <w:r>
        <w:t>Figura</w:t>
      </w:r>
      <w:proofErr w:type="spellEnd"/>
      <w:r>
        <w:t xml:space="preserve"> 48.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controladores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4986BD4" w14:textId="77777777" w:rsidR="00A64875" w:rsidRDefault="000D7AA2">
      <w:pPr>
        <w:pStyle w:val="Ttulo5"/>
      </w:pPr>
      <w:bookmarkStart w:id="95" w:name="_w7nueka88r45" w:colFirst="0" w:colLast="0"/>
      <w:bookmarkEnd w:id="95"/>
      <w:proofErr w:type="spellStart"/>
      <w:r>
        <w:t>Tabla 18. Clase LoginController - Cliente móvil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tbl>
      <w:tblPr>
        <w:tblStyle w:val="af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F1D72FB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android.os.Handler;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android.os.Looper;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ec.edu.monster.client.model.LoginResponse;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ec.edu.monster.client.model.SessionModel;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ec.edu.monster.client.model.SoapClient;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java.util.concurrent.Future;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Gestiona el flujo de autenticación para la vista móvil.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Coordina llamadas asíncronas y publica resultados en el hilo principal (MainLooper).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LoginController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interface LoginCallback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void onSuccess(SessionModel session);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void onError(String 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SoapClient soapClient;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Handler mainHandler;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LoginController()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this.soapClient = new SoapClient();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this.mainHandler = new Handler(Looper.getMainLooper());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procesarLogin(String baseUrl, String usuario, String clave, LoginCallback callback)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 Thread(() -&gt;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Future&lt;LoginResponse&gt; future = soapClient.iniciarSesion(baseUrl, usuario, clave);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LoginResponse resp = future.get();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mainHandler.post(() -&gt;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if (resp != null &amp;&amp; resp.isExito() &amp;&amp; resp.getToken() != null)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SessionModel session = new SessionModel(usuario, resp.getToken());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callback.onSuccess(session);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String err = (resp != null &amp;&amp; resp.getMensaje() != null)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? resp.getMensaje()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: "Error al iniciar sesión.";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callback.onError(err);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mainHandler.post(() -&gt; callback.onError("Error de conexión: " + e.getMessage()));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}).start();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47D0B783" w14:textId="77777777" w:rsidR="00A64875" w:rsidRDefault="000D7AA2">
      <w:pPr>
        <w:pStyle w:val="Ttulo5"/>
      </w:pPr>
      <w:bookmarkStart w:id="96" w:name="_fzgqzlnp7la3" w:colFirst="0" w:colLast="0"/>
      <w:bookmarkEnd w:id="96"/>
      <w:proofErr w:type="spellStart"/>
      <w:r>
        <w:t>Tabla 19. Clase ConversionController - Cliente móvil</w:t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  <w:proofErr w:type="spellStart"/>
      <w:r>
        <w:t/>
      </w:r>
      <w:proofErr w:type="spellEnd"/>
      <w:r>
        <w:t xml:space="preserve"/>
      </w:r>
    </w:p>
    <w:tbl>
      <w:tblPr>
        <w:tblStyle w:val="a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E12F5AF" w14:textId="77777777">
        <w:tc>
          <w:tcPr>
            <w:tcW w:w="8494" w:type="dxa"/>
            <w:shd w:val="clear" w:color="auto" w:fill="D9D9D9"/>
          </w:tcPr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package ec.edu.monster.client.controller;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android.os.Handler;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android.os.Looper;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ec.edu.monster.client.model.ConversionRequest;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ec.edu.monster.client.model.ConversionResponse;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ec.edu.monster.client.model.SoapClient;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import java.util.concurrent.Future;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/**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 [CONTROLADOR] Gestiona el despacho de conversiones de unidades SOAP.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*/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public class ConversionController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interface ConversionCallback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void onSuccess(ConversionResponse response);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void onError(String mensaje);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SoapClient soapClient;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private final Handler mainHandler;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ConversionController()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this.soapClient = new SoapClient();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this.mainHandler = new Handler(Looper.getMainLooper());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public void procesarConversion(String baseUrl, String token, ConversionRequest req, ConversionCallback callback)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new Thread(() -&gt;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try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Future&lt;ConversionResponse&gt; future;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String magnitud = req.getMagnitud().toLowerCase();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switch (magnitud)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case "longitud":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future = soapClient.convertirLongitud(baseUrl, token, req.getValor(), req.getUnidadOrigen(), req.getUnidadDestino());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case "masa":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future = soapClient.convertirMasa(baseUrl, token, req.getValor(), req.getUnidadOrigen(), req.getUnidadDestino());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case "temperatura":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future = soapClient.convertirTemperatura(baseUrl, token, req.getValor(), req.getUnidadOrigen(), req.getUnidadDestino());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break;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default: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mainHandler.post(() -&gt; callback.onError("Magnitud física no soportada: " + req.getMagnitud()));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return;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ConversionResponse resp = future.get();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mainHandler.post(() -&gt;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if (resp != null &amp;&amp; resp.isExito())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callback.onSuccess(resp);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 else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String err = (resp != null &amp;&amp; resp.getMensajeError() != null)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? resp.getMensajeError() 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        : "Error al procesar la conversión.";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    callback.onError(err);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});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 catch (Exception e) {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    mainHandler.post(() -&gt; callback.onError("Error de red: " + e.getMessage()));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    }).start();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    }</w:t>
            </w:r>
          </w:p>
          <w:p>
            <w:pPr>
              <w:spacing w:after="0" w:line="180" w:lineRule="auto"/>
            </w:pPr>
            <w:r>
              <w:rPr>
                <w:rFonts w:ascii="Consolas" w:hAnsi="Consolas" w:cs="Consolas"/>
                <w:sz w:val="16"/>
              </w:rPr>
              <w:t xml:space="preserve">}</w:t>
            </w:r>
          </w:p>
        </w:tc>
      </w:tr>
    </w:tbl>
    <w:p w14:paraId="38683083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1019E7D6" w14:textId="2CD55E15" w:rsidR="00A64875" w:rsidRDefault="000D7AA2">
      <w:pPr>
        <w:rPr>
          <w:i/>
          <w:iCs/>
        </w:rPr>
      </w:pPr>
      <w:r>
        <w:t xml:space="preserve">Se </w:t>
      </w:r>
      <w:proofErr w:type="spellStart"/>
      <w:r>
        <w:t>crean</w:t>
      </w:r>
      <w:proofErr w:type="spellEnd"/>
      <w:r>
        <w:t xml:space="preserve"> </w:t>
      </w:r>
      <w:r w:rsidR="00DF530A">
        <w:t xml:space="preserve">los </w:t>
      </w:r>
      <w:proofErr w:type="spellStart"/>
      <w:r>
        <w:t>archivo</w:t>
      </w:r>
      <w:r w:rsidR="00DF530A">
        <w:t>s</w:t>
      </w:r>
      <w:proofErr w:type="spellEnd"/>
      <w:r w:rsidR="00DF530A">
        <w:t xml:space="preserve"> de interfaz </w:t>
      </w:r>
      <w:proofErr w:type="spellStart"/>
      <w:r w:rsidR="00DF530A">
        <w:t>gráfica</w:t>
      </w:r>
      <w:proofErr w:type="spellEnd"/>
      <w:r>
        <w:rPr>
          <w:i/>
          <w:iCs/>
        </w:rPr>
        <w:t xml:space="preserve"> </w:t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 w:rsidR="00DF530A">
        <w:t xml:space="preserve"> views</w:t>
      </w:r>
      <w:r>
        <w:rPr>
          <w:i/>
          <w:iCs/>
        </w:rPr>
        <w:t>.</w:t>
      </w:r>
    </w:p>
    <w:p w14:paraId="4CDFB2D7" w14:textId="1B640A7D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jc w:val="center"/>
        <w:spacing w:before="340" w:after="340" w:line="240" w:lineRule="exact"/>
      </w:pPr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Creación de vistas - Cliente móvil</w:t>
      </w:r>
    </w:p>
    <w:p w14:paraId="7BF7BB03" w14:textId="7FAC705B" w:rsidR="00A64875" w:rsidRDefault="000D7AA2" w:rsidP="00AE0788">
      <w:pPr>
        <w:pStyle w:val="Ttulo4"/>
      </w:pPr>
      <w:bookmarkStart w:id="97" w:name="_kni2w8b8dvzn" w:colFirst="0" w:colLast="0"/>
      <w:bookmarkEnd w:id="97"/>
      <w:proofErr w:type="spellStart"/>
      <w:r>
        <w:t>Figura</w:t>
      </w:r>
      <w:proofErr w:type="spellEnd"/>
      <w:r>
        <w:t xml:space="preserve"> 49.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55F4D0B" w14:textId="77777777" w:rsidR="00AE0788" w:rsidRPr="00AE0788" w:rsidRDefault="00AE0788" w:rsidP="00AE0788"/>
    <w:p w14:paraId="468D4681" w14:textId="633654F8" w:rsidR="00AE0788" w:rsidDel="00AE0788" w:rsidRDefault="00AE0788" w:rsidP="00AE0788">
      <w:pPr>
        <w:rPr>
          <w:del w:id="98" w:author="Edison Verdesoto" w:date="2026-05-11T20:20:00Z"/>
        </w:rPr>
      </w:pPr>
    </w:p>
    <w:p w14:paraId="2B4E0E8E" w14:textId="49238CCC" w:rsidR="00AE0788" w:rsidRPr="00AE0788" w:rsidRDefault="000D7AA2" w:rsidP="00AE0788">
      <w:pPr>
        <w:pStyle w:val="Ttulo3"/>
      </w:pPr>
      <w:r>
        <w:t>EJECUCIÓN DEL CLIENTE DE MÓVIL</w:t>
      </w:r>
    </w:p>
    <w:p w14:paraId="2DD72668" w14:textId="77777777" w:rsidR="00A64875" w:rsidRDefault="000D7AA2">
      <w:pPr>
        <w:keepNext/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286000" cy="5080000"/>
            <wp:docPr id="60" name="Picture 60" descr="Pantalla de inicio de sesión del cliente móvil Android SOAP Java en un emulador, 21 de octubre de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E93E72" w14:textId="6C913314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50.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(emulador, 21 de octubre de 2026)</w:t>
      </w:r>
    </w:p>
    <w:p w14:paraId="196169C6" w14:textId="77777777" w:rsidR="00AE0788" w:rsidRPr="00AE0788" w:rsidRDefault="00AE0788" w:rsidP="00AE0788"/>
    <w:p w14:paraId="5C0D6D02" w14:textId="77777777" w:rsidR="00A64875" w:rsidRDefault="000D7AA2">
      <w:pPr>
        <w:pBdr>
          <w:top w:val="single" w:sz="4" w:space="1" w:color="D9D9D9"/>
          <w:left w:val="single" w:sz="4" w:space="1" w:color="D9D9D9"/>
          <w:bottom w:val="single" w:sz="4" w:space="1" w:color="D9D9D9"/>
          <w:right w:val="single" w:sz="4" w:space="1" w:color="D9D9D9"/>
        </w:pBdr>
        <w:spacing w:line="240" w:lineRule="exact" w:before="3871" w:after="3871"/>
        <w:jc w:val="center"/>
        <w:rPr>
          <w:i/>
          <w:iCs/>
          <w:color w:val="1F497D"/>
          <w:sz w:val="18"/>
          <w:szCs w:val="18"/>
        </w:rPr>
      </w:pPr>
      <w:bookmarkStart w:id="99" w:name="_cdfm1fxggw8g" w:colFirst="0" w:colLast="0"/>
      <w:bookmarkEnd w:id="99"/>
      <w:r>
        <w:rPr>
          <w:rFonts w:ascii="Arial" w:hAnsi="Arial"/>
          <w:sz w:val="18"/>
          <w:i/>
          <w:color w:val="666666"/>
        </w:rPr>
        <w:t xml:space="preserve">CAPTURA PENDIENTE</w:t>
        <w:br/>
        <w:t xml:space="preserve">Pantalla de Conversiones - Cliente móvil</w:t>
      </w:r>
    </w:p>
    <w:p w14:paraId="0A1BDE84" w14:textId="77777777" w:rsidR="00A64875" w:rsidRDefault="000D7AA2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100" w:name="_3dpufx62n32z" w:colFirst="0" w:colLast="0"/>
      <w:bookmarkEnd w:id="100"/>
      <w:proofErr w:type="spellStart"/>
      <w:r>
        <w:rPr>
          <w:i/>
          <w:iCs/>
          <w:color w:val="1F497D"/>
          <w:sz w:val="18"/>
          <w:szCs w:val="18"/>
        </w:rPr>
        <w:t>Figura</w:t>
      </w:r>
      <w:proofErr w:type="spellEnd"/>
      <w:r>
        <w:rPr>
          <w:i/>
          <w:iCs/>
          <w:color w:val="1F497D"/>
          <w:sz w:val="18"/>
          <w:szCs w:val="18"/>
        </w:rPr>
        <w:t xml:space="preserve"> 51. </w:t>
      </w:r>
      <w:proofErr w:type="spellStart"/>
      <w:r>
        <w:rPr>
          <w:i/>
          <w:iCs/>
          <w:color w:val="1F497D"/>
          <w:sz w:val="18"/>
          <w:szCs w:val="18"/>
        </w:rPr>
        <w:t>Pantalla</w:t>
      </w:r>
      <w:proofErr w:type="spellEnd"/>
      <w:r>
        <w:rPr>
          <w:i/>
          <w:iCs/>
          <w:color w:val="1F497D"/>
          <w:sz w:val="18"/>
          <w:szCs w:val="18"/>
        </w:rPr>
        <w:t xml:space="preserve"> de </w:t>
      </w:r>
      <w:proofErr w:type="spellStart"/>
      <w:r>
        <w:rPr>
          <w:i/>
          <w:iCs/>
          <w:color w:val="1F497D"/>
          <w:sz w:val="18"/>
          <w:szCs w:val="18"/>
        </w:rPr>
        <w:t>Conversiones</w:t>
      </w:r>
      <w:proofErr w:type="spellEnd"/>
      <w:r>
        <w:rPr>
          <w:i/>
          <w:iCs/>
          <w:color w:val="1F497D"/>
          <w:sz w:val="18"/>
          <w:szCs w:val="18"/>
        </w:rPr>
        <w:t xml:space="preserve"> - </w:t>
      </w:r>
      <w:proofErr w:type="spellStart"/>
      <w:r>
        <w:rPr>
          <w:i/>
          <w:iCs/>
          <w:color w:val="1F497D"/>
          <w:sz w:val="18"/>
          <w:szCs w:val="18"/>
        </w:rPr>
        <w:t>Cliente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móvil</w:t>
      </w:r>
      <w:proofErr w:type="spellEnd"/>
    </w:p>
    <w:p w14:paraId="6A3419EF" w14:textId="77777777" w:rsidR="00A64875" w:rsidRDefault="000D7AA2">
      <w:pPr>
        <w:pStyle w:val="Ttulo3"/>
      </w:pPr>
      <w:r>
        <w:t>CONCLUSIONES</w:t>
      </w:r>
    </w:p>
    <w:p w14:paraId="6BD3D790" w14:textId="77777777" w:rsidR="00A64875" w:rsidRDefault="000D7AA2">
      <w:pPr>
        <w:numPr>
          <w:ilvl w:val="0"/>
          <w:numId w:val="2"/>
        </w:numPr>
        <w:spacing w:before="0"/>
      </w:pPr>
      <w:r>
        <w:t>El proyecto integra Publisher en Java, Metro/JAX-WS, los endpoints de autenticación y conversión, y cuatro clientes Java. El servidor se ejecuta como proceso independiente, publica el WSDL de cada endpoint y conserva credenciales y sesiones en memoria, sin base de datos.</w:t>
      </w:r>
    </w:p>
    <w:p w14:paraId="3901A52D" w14:textId="77777777" w:rsidR="00A64875" w:rsidRDefault="000D7AA2">
      <w:pPr>
        <w:numPr>
          <w:ilvl w:val="0"/>
          <w:numId w:val="2"/>
        </w:numPr>
        <w:spacing w:before="0"/>
      </w:pPr>
      <w:r>
        <w:t xml:space="preserve">La </w:t>
      </w:r>
      <w:proofErr w:type="spellStart"/>
      <w:r>
        <w:t>implementación</w:t>
      </w:r>
      <w:proofErr w:type="spellEnd"/>
      <w:r>
        <w:t xml:space="preserve"> de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conversiones</w:t>
      </w:r>
      <w:proofErr w:type="spellEnd"/>
      <w:r>
        <w:t xml:space="preserve"> </w:t>
      </w:r>
      <w:proofErr w:type="spellStart"/>
      <w:r>
        <w:t>evidenció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exposición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web. A </w:t>
      </w:r>
      <w:proofErr w:type="spellStart"/>
      <w:r>
        <w:t>pesar</w:t>
      </w:r>
      <w:proofErr w:type="spellEnd"/>
      <w:r>
        <w:t xml:space="preserve"> de no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conexión</w:t>
      </w:r>
      <w:proofErr w:type="spellEnd"/>
      <w:r>
        <w:t xml:space="preserve"> a una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DTOs, </w:t>
      </w:r>
      <w:proofErr w:type="spellStart"/>
      <w:r>
        <w:t>validaciones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simuladas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mantenibles</w:t>
      </w:r>
      <w:proofErr w:type="spellEnd"/>
      <w:r>
        <w:t xml:space="preserve">, </w:t>
      </w:r>
      <w:proofErr w:type="spellStart"/>
      <w:r>
        <w:t>escalables</w:t>
      </w:r>
      <w:proofErr w:type="spellEnd"/>
      <w:r>
        <w:t xml:space="preserve"> y con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de </w:t>
      </w:r>
      <w:proofErr w:type="spellStart"/>
      <w:r>
        <w:t>desacoplamiento</w:t>
      </w:r>
      <w:proofErr w:type="spellEnd"/>
      <w:r>
        <w:t>.</w:t>
      </w:r>
    </w:p>
    <w:p w14:paraId="0F2A7E8D" w14:textId="77777777" w:rsidR="00A64875" w:rsidRDefault="000D7AA2">
      <w:pPr>
        <w:numPr>
          <w:ilvl w:val="0"/>
          <w:numId w:val="2"/>
        </w:numPr>
        <w:spacing w:before="0"/>
      </w:pPr>
      <w:r>
        <w:t>Los clientes de consola, escritorio, web con Servlets/JSP y móvil Android consumen los endpoints SOAP. SoapClientManager gestiona las llamadas desde los clientes Java y ksoap2-android permite el intercambio SOAP/XML en Android; todos usan el token de sesión para las conversiones.</w:t>
      </w:r>
    </w:p>
    <w:p w14:paraId="6C459A79" w14:textId="77777777" w:rsidR="00A64875" w:rsidRDefault="000D7AA2">
      <w:pPr>
        <w:numPr>
          <w:ilvl w:val="0"/>
          <w:numId w:val="2"/>
        </w:numPr>
        <w:spacing w:before="0"/>
      </w:pPr>
      <w:r>
        <w:t>La solución conecta clientes Java con dos endpoints SOAP publicados por Metro/JAX-WS. El WSDL describe las operaciones y los tipos de datos; Publisher inicia el servicio y los clientes manejan el flujo de autenticación y conversión.</w:t>
      </w:r>
    </w:p>
    <w:p w14:paraId="4543F716" w14:textId="77777777" w:rsidR="00A64875" w:rsidRDefault="000D7AA2">
      <w:pPr>
        <w:pStyle w:val="Ttulo3"/>
      </w:pPr>
      <w:r>
        <w:t>RECOMENDACIONES</w:t>
      </w:r>
    </w:p>
    <w:p w14:paraId="5B6AECD2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Mantener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modular y </w:t>
      </w:r>
      <w:proofErr w:type="spellStart"/>
      <w:r>
        <w:t>el</w:t>
      </w:r>
      <w:proofErr w:type="spellEnd"/>
      <w:r>
        <w:t xml:space="preserve"> patrón MVC </w:t>
      </w:r>
      <w:proofErr w:type="spellStart"/>
      <w:r>
        <w:t>utilizados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para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desarrollos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 sin </w:t>
      </w:r>
      <w:proofErr w:type="spellStart"/>
      <w:r>
        <w:t>comprometer</w:t>
      </w:r>
      <w:proofErr w:type="spellEnd"/>
      <w:r>
        <w:t xml:space="preserve"> la arquitectura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SOAP.</w:t>
      </w:r>
    </w:p>
    <w:p w14:paraId="300C085C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Implementar</w:t>
      </w:r>
      <w:proofErr w:type="spellEnd"/>
      <w:r>
        <w:t xml:space="preserve"> un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SOAPFaults</w:t>
      </w:r>
      <w:proofErr w:type="spellEnd"/>
      <w:r>
        <w:t xml:space="preserve">)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de modo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envíe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no </w:t>
      </w:r>
      <w:proofErr w:type="spellStart"/>
      <w:r>
        <w:t>soportadas</w:t>
      </w:r>
      <w:proofErr w:type="spellEnd"/>
      <w:r>
        <w:t xml:space="preserve"> o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erróneos</w:t>
      </w:r>
      <w:proofErr w:type="spellEnd"/>
      <w:r>
        <w:t xml:space="preserve">, los </w:t>
      </w:r>
      <w:proofErr w:type="spellStart"/>
      <w:r>
        <w:t>mensajes</w:t>
      </w:r>
      <w:proofErr w:type="spellEnd"/>
      <w:r>
        <w:t xml:space="preserve"> de error XML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estandarizados</w:t>
      </w:r>
      <w:proofErr w:type="spellEnd"/>
      <w:r>
        <w:t xml:space="preserve"> y </w:t>
      </w:r>
      <w:proofErr w:type="spellStart"/>
      <w:r>
        <w:t>faciliten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</w:t>
      </w:r>
    </w:p>
    <w:p w14:paraId="58A9839E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estrictas</w:t>
      </w:r>
      <w:proofErr w:type="spellEnd"/>
      <w:r>
        <w:t xml:space="preserve"> en los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control del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las </w:t>
      </w:r>
      <w:proofErr w:type="spellStart"/>
      <w:r>
        <w:t>sesiones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de masa </w:t>
      </w:r>
      <w:proofErr w:type="spellStart"/>
      <w:r>
        <w:t>negativas</w:t>
      </w:r>
      <w:proofErr w:type="spellEnd"/>
      <w:r>
        <w:t>).</w:t>
      </w:r>
    </w:p>
    <w:p w14:paraId="7A2B2833" w14:textId="77777777" w:rsidR="00A64875" w:rsidRDefault="000D7AA2">
      <w:pPr>
        <w:numPr>
          <w:ilvl w:val="0"/>
          <w:numId w:val="3"/>
        </w:numPr>
        <w:spacing w:before="0" w:after="0"/>
      </w:pPr>
      <w:r>
        <w:t>Como mejora futura, se puede integrar un sistema de logs en el proceso Publisher para registrar solicitudes SOAP, errores y operaciones de conversión, facilitando el diagnóstico del servicio.</w:t>
      </w:r>
    </w:p>
    <w:p w14:paraId="64B22AA1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caché</w:t>
      </w:r>
      <w:proofErr w:type="spellEnd"/>
      <w:r>
        <w:t xml:space="preserve"> o </w:t>
      </w:r>
      <w:proofErr w:type="spellStart"/>
      <w:r>
        <w:t>estructuras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optimizadas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 para los </w:t>
      </w:r>
      <w:proofErr w:type="spellStart"/>
      <w:r>
        <w:t>catálogos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, en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escale</w:t>
      </w:r>
      <w:proofErr w:type="spellEnd"/>
      <w:r>
        <w:t xml:space="preserve"> a un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>.</w:t>
      </w:r>
    </w:p>
    <w:p w14:paraId="221A574E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Desarrollar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en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la </w:t>
      </w:r>
      <w:proofErr w:type="spellStart"/>
      <w:r>
        <w:t>exactitud</w:t>
      </w:r>
      <w:proofErr w:type="spellEnd"/>
      <w:r>
        <w:t xml:space="preserve"> de las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en las </w:t>
      </w:r>
      <w:proofErr w:type="spellStart"/>
      <w:r>
        <w:t>transformaciones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longitud</w:t>
      </w:r>
      <w:proofErr w:type="spellEnd"/>
      <w:r>
        <w:t xml:space="preserve"> y masa ante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>.</w:t>
      </w:r>
    </w:p>
    <w:p w14:paraId="679405A1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Mejorar</w:t>
      </w:r>
      <w:proofErr w:type="spellEnd"/>
      <w:r>
        <w:t xml:space="preserve"> la interfaz de </w:t>
      </w:r>
      <w:proofErr w:type="spellStart"/>
      <w:r>
        <w:t>usuario</w:t>
      </w:r>
      <w:proofErr w:type="spellEnd"/>
      <w:r>
        <w:t xml:space="preserve"> en los </w:t>
      </w:r>
      <w:proofErr w:type="spellStart"/>
      <w:r>
        <w:t>clientes</w:t>
      </w:r>
      <w:proofErr w:type="spellEnd"/>
      <w:r>
        <w:t xml:space="preserve"> web y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incorporando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visual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,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en los </w:t>
      </w:r>
      <w:proofErr w:type="spellStart"/>
      <w:r>
        <w:t>formularios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asíncrono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para no </w:t>
      </w:r>
      <w:proofErr w:type="spellStart"/>
      <w:r>
        <w:t>bloquear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34A8D777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Documentar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WSDL </w:t>
      </w:r>
      <w:proofErr w:type="spellStart"/>
      <w:r>
        <w:t>detalladamente</w:t>
      </w:r>
      <w:proofErr w:type="spellEnd"/>
      <w:r>
        <w:t xml:space="preserve"> con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estructurados</w:t>
      </w:r>
      <w:proofErr w:type="spellEnd"/>
      <w:r>
        <w:t xml:space="preserve">, lo que </w:t>
      </w:r>
      <w:proofErr w:type="spellStart"/>
      <w:r>
        <w:t>permitirá</w:t>
      </w:r>
      <w:proofErr w:type="spellEnd"/>
      <w:r>
        <w:t xml:space="preserve"> a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 xml:space="preserve"> y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construidos</w:t>
      </w:r>
      <w:proofErr w:type="spellEnd"/>
      <w:r>
        <w:t xml:space="preserve"> en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lenguajes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>.</w:t>
      </w:r>
    </w:p>
    <w:sectPr w:rsidR="00A64875" w:rsidSect="00735E2A">
      <w:type w:val="continuous"/>
      <w:pgSz w:w="11906" w:h="16838"/>
      <w:pgMar w:top="1276" w:right="1701" w:bottom="993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3F70F" w14:textId="77777777" w:rsidR="002C6D21" w:rsidRDefault="002C6D21">
      <w:pPr>
        <w:spacing w:before="0" w:after="0" w:line="240" w:lineRule="auto"/>
      </w:pPr>
      <w:r>
        <w:separator/>
      </w:r>
    </w:p>
  </w:endnote>
  <w:endnote w:type="continuationSeparator" w:id="0">
    <w:p w14:paraId="6B8D3A73" w14:textId="77777777" w:rsidR="002C6D21" w:rsidRDefault="002C6D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768709E-E737-475D-8596-A256FEAB52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7228FA35-0F56-4FFC-95A0-162A5529BC8D}"/>
    <w:embedBold r:id="rId3" w:fontKey="{7BBFF399-4179-434A-B3D4-AABFEEA63E38}"/>
    <w:embedItalic r:id="rId4" w:fontKey="{0594F9EC-97DE-466F-98B3-D651D64E6B6A}"/>
    <w:embedBoldItalic r:id="rId5" w:fontKey="{FE9A85E9-E162-4C81-A8E1-A2AFBB46B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34E006-8DC3-4DEC-BA63-D5B8E2DBEB3A}"/>
  </w:font>
  <w:font w:name="Libre Baskerville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B2BD466F-2E4F-4922-ADD5-6FF42AB3E2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9B6E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 w:rsidR="002C6D21">
      <w:fldChar w:fldCharType="separate"/>
    </w:r>
    <w:r>
      <w:fldChar w:fldCharType="end"/>
    </w:r>
  </w:p>
  <w:p w14:paraId="6D749D02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FBE94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  <w:r>
      <w:fldChar w:fldCharType="begin"/>
    </w:r>
    <w:r>
      <w:instrText>PAGE</w:instrText>
    </w:r>
    <w:r w:rsidR="002C6D21">
      <w:fldChar w:fldCharType="separate"/>
    </w:r>
    <w:r>
      <w:fldChar w:fldCharType="end"/>
    </w:r>
  </w:p>
  <w:p w14:paraId="729EE2D1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7B14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AE0788">
      <w:rPr>
        <w:noProof/>
      </w:rPr>
      <w:t>1</w:t>
    </w:r>
    <w:r>
      <w:fldChar w:fldCharType="end"/>
    </w:r>
  </w:p>
  <w:p w14:paraId="757693B7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A8BF9" w14:textId="77777777" w:rsidR="002C6D21" w:rsidRDefault="002C6D21">
      <w:pPr>
        <w:spacing w:before="0" w:after="0" w:line="240" w:lineRule="auto"/>
      </w:pPr>
      <w:r>
        <w:separator/>
      </w:r>
    </w:p>
  </w:footnote>
  <w:footnote w:type="continuationSeparator" w:id="0">
    <w:p w14:paraId="38AB9201" w14:textId="77777777" w:rsidR="002C6D21" w:rsidRDefault="002C6D2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4DC0"/>
    <w:multiLevelType w:val="multilevel"/>
    <w:tmpl w:val="1BEEE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 w15:restartNumberingAfterBreak="0">
    <w:nsid w:val="3531454E"/>
    <w:multiLevelType w:val="multilevel"/>
    <w:tmpl w:val="219A945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F4BB5"/>
    <w:multiLevelType w:val="multilevel"/>
    <w:tmpl w:val="41A00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BB5978"/>
    <w:multiLevelType w:val="multilevel"/>
    <w:tmpl w:val="1E8AF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dison Verdesoto">
    <w15:presenceInfo w15:providerId="Windows Live" w15:userId="e4c28866c66a02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75"/>
    <w:rsid w:val="000D7AA2"/>
    <w:rsid w:val="00234577"/>
    <w:rsid w:val="002C6D21"/>
    <w:rsid w:val="003064F7"/>
    <w:rsid w:val="003C6734"/>
    <w:rsid w:val="005945E3"/>
    <w:rsid w:val="00735E2A"/>
    <w:rsid w:val="008D5A0F"/>
    <w:rsid w:val="009E6FEE"/>
    <w:rsid w:val="00A64875"/>
    <w:rsid w:val="00AB39A6"/>
    <w:rsid w:val="00AE0788"/>
    <w:rsid w:val="00C47287"/>
    <w:rsid w:val="00C74EA2"/>
    <w:rsid w:val="00DF530A"/>
    <w:rsid w:val="00E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E1C6"/>
  <w15:docId w15:val="{6CE0BC73-196A-412D-88D9-45EAA2FF6E8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548DD4"/>
        <w:sz w:val="22"/>
        <w:szCs w:val="22"/>
        <w:lang w:val="en" w:eastAsia="es-EC" w:bidi="ar-SA"/>
      </w:rPr>
    </w:rPrDefault>
    <w:pPrDefault>
      <w:pPr>
        <w:spacing w:before="120"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4FA"/>
  </w:style>
  <w:style w:type="paragraph" w:styleId="Ttulo1">
    <w:name w:val="heading 1"/>
    <w:basedOn w:val="Normal"/>
    <w:next w:val="Normal"/>
    <w:uiPriority w:val="9"/>
    <w:qFormat/>
    <w:rsid w:val="00E404FA"/>
    <w:pPr>
      <w:keepNext/>
      <w:keepLines/>
      <w:spacing w:after="0" w:line="240" w:lineRule="auto"/>
      <w:outlineLvl w:val="0"/>
    </w:pPr>
    <w:rPr>
      <w:b/>
      <w:bCs/>
      <w:color w:val="0F243E" w:themeColor="text2" w:themeShade="8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0" w:line="240" w:lineRule="auto"/>
      <w:outlineLvl w:val="1"/>
    </w:pPr>
    <w:rPr>
      <w:b/>
      <w:bCs/>
      <w:color w:val="17365D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E404FA"/>
    <w:pPr>
      <w:keepNext/>
      <w:keepLines/>
      <w:spacing w:before="40" w:after="0"/>
      <w:outlineLvl w:val="2"/>
    </w:pPr>
    <w:rPr>
      <w:b/>
      <w:bCs/>
      <w:color w:val="0F243E" w:themeColor="text2" w:themeShade="80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 w:line="240" w:lineRule="auto"/>
      <w:jc w:val="center"/>
      <w:outlineLvl w:val="3"/>
    </w:pPr>
    <w:rPr>
      <w:i/>
      <w:iCs/>
      <w:color w:val="1F497D"/>
      <w:sz w:val="18"/>
      <w:szCs w:val="18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i/>
      <w:iCs/>
      <w:color w:val="1F497D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 w:line="240" w:lineRule="auto"/>
    </w:pPr>
    <w:rPr>
      <w:color w:val="5A5A5A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E2A"/>
  </w:style>
  <w:style w:type="paragraph" w:styleId="Piedepgina">
    <w:name w:val="footer"/>
    <w:basedOn w:val="Normal"/>
    <w:link w:val="Piedepgina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footer" Target="footer2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microsoft.com/office/2011/relationships/people" Target="people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3.xml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yperlink" Target="https://netbeans.apache.org/front/main/download/" TargetMode="External"/><Relationship Id="rId17" Type="http://schemas.openxmlformats.org/officeDocument/2006/relationships/hyperlink" Target="https://developer.android.com/studio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www.oracle.com/java/technologies/javase/jdk17-archive-downloads.html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68" Type="http://schemas.openxmlformats.org/officeDocument/2006/relationships/image" Target="media/image52.jpg"/><Relationship Id="rId69" Type="http://schemas.openxmlformats.org/officeDocument/2006/relationships/image" Target="media/image53.jpg"/><Relationship Id="rId70" Type="http://schemas.openxmlformats.org/officeDocument/2006/relationships/image" Target="media/image54.jpg"/><Relationship Id="rId71" Type="http://schemas.openxmlformats.org/officeDocument/2006/relationships/image" Target="media/image55.jpg"/><Relationship Id="rId72" Type="http://schemas.openxmlformats.org/officeDocument/2006/relationships/image" Target="media/image56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75C11-AFB3-4847-B996-85A34746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36</Pages>
  <Words>10904</Words>
  <Characters>59977</Characters>
  <Application>Microsoft Office Word</Application>
  <DocSecurity>0</DocSecurity>
  <Lines>499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Enrique Viche Castillo</dc:creator>
  <dc:title>Manual Técnico SOAP Java SINBDD GR09</dc:title>
  <cp:lastModifiedBy>Julio Enrique Viche Castillo</cp:lastModifiedBy>
  <cp:revision>12</cp:revision>
  <dcterms:created xsi:type="dcterms:W3CDTF">2026-10-28T05:41:25Z</dcterms:created>
  <dcterms:modified xsi:type="dcterms:W3CDTF">2026-10-28T05:41:25Z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