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6E7FE" w14:textId="77777777" w:rsidR="00A64875" w:rsidRDefault="009E6FEE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4"/>
          <w:szCs w:val="24"/>
        </w:rPr>
        <w:sectPr w:rsidR="00A64875" w:rsidSect="00AE0788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B7EFF4D" wp14:editId="7214EEC2">
                <wp:simplePos x="0" y="0"/>
                <wp:positionH relativeFrom="column">
                  <wp:posOffset>177165</wp:posOffset>
                </wp:positionH>
                <wp:positionV relativeFrom="paragraph">
                  <wp:posOffset>2585720</wp:posOffset>
                </wp:positionV>
                <wp:extent cx="5353050" cy="6125428"/>
                <wp:effectExtent l="0" t="0" r="0" b="889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6125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525590" w14:textId="77777777" w:rsidR="00A64875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TEMA</w:t>
                            </w:r>
                          </w:p>
                          <w:p w14:paraId="78A9342D" w14:textId="77777777" w:rsidR="00A64875" w:rsidRP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9E6FEE"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>MANUAL TÉCNICO SOAP .NET SINBDD</w:t>
                            </w:r>
                            <w:r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0E438B67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</w:p>
                          <w:p w14:paraId="50479501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GRUPO 09</w:t>
                            </w:r>
                          </w:p>
                          <w:p w14:paraId="652C361B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NRC 36884</w:t>
                            </w:r>
                          </w:p>
                          <w:p w14:paraId="6C24957A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</w:p>
                          <w:p w14:paraId="52876A32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</w:p>
                          <w:p w14:paraId="3001EA30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54820E1A" w14:textId="77777777" w:rsidR="00A64875" w:rsidRP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TUTOR</w:t>
                            </w:r>
                          </w:p>
                          <w:p w14:paraId="1C63CD0B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Ing. Eduardo Mauricio Campaña Ortega</w:t>
                            </w:r>
                          </w:p>
                          <w:p w14:paraId="3BBDF16B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MIS.MDU.CCNA.CCIA.</w:t>
                            </w:r>
                          </w:p>
                          <w:p w14:paraId="00E36839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PhD. (c) Ingeniería de Software</w:t>
                            </w:r>
                          </w:p>
                          <w:p w14:paraId="2F21F7B9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PhD. (c) Seguridad Información</w:t>
                            </w:r>
                          </w:p>
                          <w:p w14:paraId="452943B5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5B175161" w14:textId="77777777" w:rsidR="00A64875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FECHA 28-Oct-26</w:t>
                            </w:r>
                          </w:p>
                          <w:p w14:paraId="2899D77F" w14:textId="77777777" w:rsidR="00A64875" w:rsidRDefault="00A64875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EFF4D" id="Rectángulo 32" o:spid="_x0000_s1026" style="position:absolute;left:0;text-align:left;margin-left:13.95pt;margin-top:203.6pt;width:421.5pt;height:48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" filled="f" stroked="f">
                <v:textbox inset="2.53958mm,1.2694mm,2.53958mm,1.2694mm">
                  <w:txbxContent>
                    <w:p w14:paraId="33525590" w14:textId="77777777" w:rsidR="00A64875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TEMA</w:t>
                      </w:r>
                    </w:p>
                    <w:p w14:paraId="78A9342D" w14:textId="77777777" w:rsidR="00A64875" w:rsidRP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</w:pPr>
                      <w:r w:rsidRPr="009E6FEE"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>MANUAL TÉCNICO SOAP .NET SINBDD</w:t>
                      </w:r>
                      <w:r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0E438B67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</w:p>
                    <w:p w14:paraId="50479501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GRUPO 09</w:t>
                      </w:r>
                    </w:p>
                    <w:p w14:paraId="652C361B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NRC 36884</w:t>
                      </w:r>
                    </w:p>
                    <w:p w14:paraId="6C24957A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</w:p>
                    <w:p w14:paraId="52876A32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</w:p>
                    <w:p w14:paraId="3001EA30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54820E1A" w14:textId="77777777" w:rsidR="00A64875" w:rsidRP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TUTOR</w:t>
                      </w:r>
                    </w:p>
                    <w:p w14:paraId="1C63CD0B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Ing. Eduardo Mauricio Campaña Ortega</w:t>
                      </w:r>
                    </w:p>
                    <w:p w14:paraId="3BBDF16B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MIS.MDU.CCNA.CCIA.</w:t>
                      </w:r>
                    </w:p>
                    <w:p w14:paraId="00E36839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PhD. (c) Ingeniería de Software</w:t>
                      </w:r>
                    </w:p>
                    <w:p w14:paraId="2F21F7B9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PhD. (c) Seguridad Información</w:t>
                      </w:r>
                    </w:p>
                    <w:p w14:paraId="452943B5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5B175161" w14:textId="77777777" w:rsidR="00A64875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FECHA 28-Oct-26</w:t>
                      </w:r>
                    </w:p>
                    <w:p w14:paraId="2899D77F" w14:textId="77777777" w:rsidR="00A64875" w:rsidRDefault="00A64875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D7AA2"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81874C0" wp14:editId="4D43AF5C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5EA3C2" w14:textId="77777777" w:rsidR="00A64875" w:rsidRDefault="00A64875">
                                <w:pPr>
                                  <w:spacing w:before="0"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52848F" w14:textId="77777777" w:rsidR="00A64875" w:rsidRDefault="00A64875">
                                <w:pPr>
                                  <w:spacing w:before="0"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lecha: pentágono 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53007E" w14:textId="77777777" w:rsidR="00A64875" w:rsidRDefault="000D7AA2">
                                <w:pPr>
                                  <w:spacing w:before="0" w:after="0"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7" name="Grupo 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ibre: forma 8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orma libre: forma 1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orma libre: forma 19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" name="Grupo 2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1" name="Forma libre: forma 2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orma libre: forma 30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orma libre: forma 3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1874C0" id="Grupo 1" o:spid="_x0000_s1027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6X2mUzYQAAB7hQAADgAAAAAAAAAAAAAAAAAu&#10;AgAAZHJzL2Uyb0RvYy54bWxQSwECLQAUAAYACAAAACEAU7al3+EAAAAMAQAADwAAAAAAAAAAAAAA&#10;AACQEgAAZHJzL2Rvd25yZXYueG1sUEsFBgAAAAAEAAQA8wAAAJ4TAAAAAA==&#10;">
                <v:group id="Grupo 2" o:spid="_x0000_s1028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3" o:spid="_x0000_s1029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D5EA3C2" w14:textId="77777777" w:rsidR="00A64875" w:rsidRDefault="00A64875">
                          <w:pPr>
                            <w:spacing w:before="0"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30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" fillcolor="#1f497d [3202]" stroked="f">
                    <v:textbox inset="2.53958mm,2.53958mm,2.53958mm,2.53958mm">
                      <w:txbxContent>
                        <w:p w14:paraId="2552848F" w14:textId="77777777" w:rsidR="00A64875" w:rsidRDefault="00A64875">
                          <w:pPr>
                            <w:spacing w:before="0"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31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" adj="17582" fillcolor="#4f81bd [3204]" stroked="f">
                    <v:textbox inset="2.53958mm,0,5.07986mm,0">
                      <w:txbxContent>
                        <w:p w14:paraId="3F53007E" w14:textId="77777777" w:rsidR="00A64875" w:rsidRDefault="000D7AA2">
                          <w:pPr>
                            <w:spacing w:before="0"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6" o:spid="_x0000_s1032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upo 7" o:spid="_x0000_s1033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 id="Forma libre: forma 8" o:spid="_x0000_s1034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5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6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7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8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9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40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1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2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3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" o:spid="_x0000_s1044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" o:spid="_x0000_s1045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" o:spid="_x0000_s1046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Forma libre: forma 21" o:spid="_x0000_s1047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8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9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50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1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2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3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4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5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" o:spid="_x0000_s1056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1" o:spid="_x0000_s1057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bookmarkStart w:id="0" w:name="_nqmiesu5ec3d" w:colFirst="0" w:colLast="0"/>
      <w:bookmarkEnd w:id="0"/>
      <w:r w:rsidR="000D7AA2">
        <w:rPr>
          <w:noProof/>
        </w:rPr>
        <w:drawing>
          <wp:anchor distT="0" distB="0" distL="114300" distR="114300" simplePos="0" relativeHeight="251660288" behindDoc="0" locked="0" layoutInCell="1" hidden="0" allowOverlap="1" wp14:anchorId="38AB2C72" wp14:editId="19D4EAF5">
            <wp:simplePos x="0" y="0"/>
            <wp:positionH relativeFrom="column">
              <wp:posOffset>1767839</wp:posOffset>
            </wp:positionH>
            <wp:positionV relativeFrom="paragraph">
              <wp:posOffset>357587</wp:posOffset>
            </wp:positionV>
            <wp:extent cx="3482340" cy="2179320"/>
            <wp:effectExtent l="0" t="0" r="0" b="0"/>
            <wp:wrapNone/>
            <wp:docPr id="55" name="image7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EEF8B4" w14:textId="77777777" w:rsidR="00A64875" w:rsidRDefault="009E6FEE">
      <w:pPr>
        <w:rPr>
          <w:color w:val="1F497D"/>
          <w:sz w:val="40"/>
          <w:szCs w:val="40"/>
        </w:rPr>
      </w:pPr>
      <w:r>
        <w:rPr>
          <w:b/>
          <w:bCs/>
          <w:color w:val="1F497D"/>
          <w:sz w:val="40"/>
          <w:szCs w:val="40"/>
        </w:rPr>
        <w:lastRenderedPageBreak/>
        <w:t>MANUAL TÉCNICO SOAP .NET SINBDD</w:t>
      </w:r>
    </w:p>
    <w:sdt>
      <w:sdtPr>
        <w:id w:val="-1567231009"/>
        <w:docPartObj>
          <w:docPartGallery w:val="Table of Contents"/>
          <w:docPartUnique/>
        </w:docPartObj>
      </w:sdtPr>
      <w:sdtEndPr/>
      <w:sdtContent>
        <w:p w14:paraId="0C087251" w14:textId="202DCD9E" w:rsidR="006411FD" w:rsidRDefault="000D7AA2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 w:rsidR="006411FD">
            <w:instrText xml:space="preserve"> TOC \o "1-3" \h \z </w:instrText>
          </w:r>
          <w:r>
            <w:fldChar w:fldCharType="separate"/>
          </w:r>
          <w:hyperlink w:anchor="_Toc244042922" w:history="1">
            <w:r w:rsidR="006411FD" w:rsidRPr="009550A1">
              <w:rPr>
                <w:rStyle w:val="Hipervnculo"/>
                <w:noProof/>
              </w:rPr>
              <w:t>ÍNDICE DE TABLAS</w:t>
            </w:r>
            <w:r w:rsidR="006411FD">
              <w:rPr>
                <w:noProof/>
                <w:webHidden/>
              </w:rPr>
              <w:tab/>
            </w:r>
            <w:r w:rsidR="006411FD">
              <w:rPr>
                <w:noProof/>
                <w:webHidden/>
              </w:rPr>
              <w:fldChar w:fldCharType="begin"/>
            </w:r>
            <w:r w:rsidR="006411FD">
              <w:rPr>
                <w:noProof/>
                <w:webHidden/>
              </w:rPr>
              <w:instrText xml:space="preserve"> PAGEREF _Toc244042922 \h </w:instrText>
            </w:r>
            <w:r w:rsidR="006411FD">
              <w:rPr>
                <w:noProof/>
                <w:webHidden/>
              </w:rPr>
            </w:r>
            <w:r w:rsidR="006411FD">
              <w:rPr>
                <w:noProof/>
                <w:webHidden/>
              </w:rPr>
              <w:fldChar w:fldCharType="separate"/>
            </w:r>
            <w:r w:rsidR="006411FD">
              <w:rPr>
                <w:noProof/>
                <w:webHidden/>
              </w:rPr>
              <w:t>4</w:t>
            </w:r>
            <w:r w:rsidR="006411FD">
              <w:rPr>
                <w:noProof/>
                <w:webHidden/>
              </w:rPr>
              <w:fldChar w:fldCharType="end"/>
            </w:r>
          </w:hyperlink>
        </w:p>
        <w:p w14:paraId="3B163B82" w14:textId="0472500F" w:rsidR="006411FD" w:rsidRDefault="006411F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4042923" w:history="1">
            <w:r w:rsidRPr="009550A1">
              <w:rPr>
                <w:rStyle w:val="Hipervnculo"/>
                <w:noProof/>
              </w:rPr>
              <w:t>PARTE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5B8E6" w14:textId="10F2A2C2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24" w:history="1">
            <w:r w:rsidRPr="009550A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3451F" w14:textId="209067AA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25" w:history="1">
            <w:r w:rsidRPr="009550A1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F6983" w14:textId="04021E63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26" w:history="1">
            <w:r w:rsidRPr="009550A1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FA9B9" w14:textId="6FC4E898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27" w:history="1">
            <w:r w:rsidRPr="009550A1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EDD99" w14:textId="627B5C9C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28" w:history="1">
            <w:r w:rsidRPr="009550A1">
              <w:rPr>
                <w:rStyle w:val="Hipervnculo"/>
                <w:noProof/>
              </w:rPr>
              <w:t>INSTALACIÓN Y CONFIGURACIÓN DE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803AF" w14:textId="1CBE4725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29" w:history="1">
            <w:r w:rsidRPr="009550A1">
              <w:rPr>
                <w:rStyle w:val="Hipervnculo"/>
                <w:noProof/>
              </w:rPr>
              <w:t>INSTALACIÓN Y CONFIGURACIÓN DEL SDK .NET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226E4" w14:textId="77176B71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30" w:history="1">
            <w:r w:rsidRPr="009550A1">
              <w:rPr>
                <w:rStyle w:val="Hipervnculo"/>
                <w:noProof/>
              </w:rPr>
              <w:t>CONFIGURACIÓN DE ANDROID Y .NET MAUI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ADC43" w14:textId="12DE643E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31" w:history="1">
            <w:r w:rsidRPr="009550A1">
              <w:rPr>
                <w:rStyle w:val="Hipervnculo"/>
                <w:noProof/>
              </w:rPr>
              <w:t>ESTRUCTURA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0AB3E" w14:textId="0DFBDB28" w:rsidR="006411FD" w:rsidRDefault="006411F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4042932" w:history="1">
            <w:r w:rsidRPr="009550A1">
              <w:rPr>
                <w:rStyle w:val="Hipervnculo"/>
                <w:noProof/>
              </w:rPr>
              <w:t>APLICACIONES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62624" w14:textId="7CC44346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33" w:history="1">
            <w:r w:rsidRPr="009550A1">
              <w:rPr>
                <w:rStyle w:val="Hipervnculo"/>
                <w:noProof/>
              </w:rPr>
              <w:t>CREACIÓN DEL PROYECTO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0AE5" w14:textId="236FB1B1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34" w:history="1">
            <w:r w:rsidRPr="009550A1">
              <w:rPr>
                <w:rStyle w:val="Hipervnculo"/>
                <w:noProof/>
              </w:rPr>
              <w:t>CODIFICACIÓN DEL PROYECTO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8C889" w14:textId="4D6CDBCE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35" w:history="1">
            <w:r w:rsidRPr="009550A1">
              <w:rPr>
                <w:rStyle w:val="Hipervnculo"/>
                <w:noProof/>
              </w:rPr>
              <w:t>CREACIÓN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0556" w14:textId="2CE37E24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36" w:history="1">
            <w:r w:rsidRPr="009550A1">
              <w:rPr>
                <w:rStyle w:val="Hipervnculo"/>
                <w:noProof/>
              </w:rPr>
              <w:t>DEFINICIÓN DEL CONTRATO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39EB6" w14:textId="29AAAA1F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37" w:history="1">
            <w:r w:rsidRPr="009550A1">
              <w:rPr>
                <w:rStyle w:val="Hipervnculo"/>
                <w:noProof/>
              </w:rPr>
              <w:t>CREACIÓN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CB098" w14:textId="0780AC61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38" w:history="1">
            <w:r w:rsidRPr="009550A1">
              <w:rPr>
                <w:rStyle w:val="Hipervnculo"/>
                <w:noProof/>
              </w:rPr>
              <w:t>PRUEBAS DE LOS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F7017" w14:textId="2B15164C" w:rsidR="006411FD" w:rsidRDefault="006411F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4042939" w:history="1">
            <w:r w:rsidRPr="009550A1">
              <w:rPr>
                <w:rStyle w:val="Hipervnculo"/>
                <w:noProof/>
              </w:rPr>
              <w:t>CODIFICACIÓN DE LOS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BF707" w14:textId="48A9993C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40" w:history="1">
            <w:r w:rsidRPr="009550A1">
              <w:rPr>
                <w:rStyle w:val="Hipervnculo"/>
                <w:noProof/>
              </w:rPr>
              <w:t>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084C3" w14:textId="2DD177C4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41" w:history="1">
            <w:r w:rsidRPr="009550A1">
              <w:rPr>
                <w:rStyle w:val="Hipervnculo"/>
                <w:noProof/>
              </w:rPr>
              <w:t>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1EFAD" w14:textId="5D664F8D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42" w:history="1">
            <w:r w:rsidRPr="009550A1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A8FA" w14:textId="76DFAE9E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43" w:history="1">
            <w:r w:rsidRPr="009550A1">
              <w:rPr>
                <w:rStyle w:val="Hipervnculo"/>
                <w:noProof/>
              </w:rPr>
              <w:t>CODIFICACIÓN DEL PROYECTO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32C39" w14:textId="3A39A00C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44" w:history="1">
            <w:r w:rsidRPr="009550A1">
              <w:rPr>
                <w:rStyle w:val="Hipervnculo"/>
                <w:noProof/>
              </w:rPr>
              <w:t>CREACIÓN DE MODELOS Y 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489C2" w14:textId="4C0F6131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45" w:history="1">
            <w:r w:rsidRPr="009550A1">
              <w:rPr>
                <w:rStyle w:val="Hipervnculo"/>
                <w:noProof/>
              </w:rPr>
              <w:t>EJECUCIÓN DEL 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5A57B" w14:textId="37CD8668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46" w:history="1">
            <w:r w:rsidRPr="009550A1">
              <w:rPr>
                <w:rStyle w:val="Hipervnculo"/>
                <w:noProof/>
              </w:rPr>
              <w:t>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A1688" w14:textId="4DAB7700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47" w:history="1">
            <w:r w:rsidRPr="009550A1">
              <w:rPr>
                <w:rStyle w:val="Hipervnculo"/>
                <w:noProof/>
              </w:rPr>
              <w:t>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F37C0" w14:textId="6708D736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48" w:history="1">
            <w:r w:rsidRPr="009550A1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A7A26" w14:textId="3D31FCA0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49" w:history="1">
            <w:r w:rsidRPr="009550A1">
              <w:rPr>
                <w:rStyle w:val="Hipervnculo"/>
                <w:noProof/>
              </w:rPr>
              <w:t>CODIFICACIÓN DEL PROYECTO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CBC86" w14:textId="2D1AEF2F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50" w:history="1">
            <w:r w:rsidRPr="009550A1">
              <w:rPr>
                <w:rStyle w:val="Hipervnculo"/>
                <w:noProof/>
              </w:rPr>
              <w:t>CREACIÓN DE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94DC6" w14:textId="64F25830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51" w:history="1">
            <w:r w:rsidRPr="009550A1">
              <w:rPr>
                <w:rStyle w:val="Hipervnculo"/>
                <w:noProof/>
              </w:rPr>
              <w:t>EJECUCIÓN DEL 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990C0" w14:textId="46B8336C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52" w:history="1">
            <w:r w:rsidRPr="009550A1">
              <w:rPr>
                <w:rStyle w:val="Hipervnculo"/>
                <w:noProof/>
              </w:rPr>
              <w:t>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2FE33" w14:textId="592D095C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53" w:history="1">
            <w:r w:rsidRPr="009550A1">
              <w:rPr>
                <w:rStyle w:val="Hipervnculo"/>
                <w:noProof/>
              </w:rPr>
              <w:t>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ECC50" w14:textId="488A0F83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54" w:history="1">
            <w:r w:rsidRPr="009550A1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0CE1D" w14:textId="0E7D99D4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55" w:history="1">
            <w:r w:rsidRPr="009550A1">
              <w:rPr>
                <w:rStyle w:val="Hipervnculo"/>
                <w:noProof/>
              </w:rPr>
              <w:t>CODIFICACIÓN DEL PROYECTO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FF917" w14:textId="7E91A755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56" w:history="1">
            <w:r w:rsidRPr="009550A1">
              <w:rPr>
                <w:rStyle w:val="Hipervnculo"/>
                <w:noProof/>
              </w:rPr>
              <w:t>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3B6EF" w14:textId="3CFD2B74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57" w:history="1">
            <w:r w:rsidRPr="009550A1">
              <w:rPr>
                <w:rStyle w:val="Hipervnculo"/>
                <w:noProof/>
              </w:rPr>
              <w:t>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D9E8D" w14:textId="15E7C05F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58" w:history="1">
            <w:r w:rsidRPr="009550A1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87C1C" w14:textId="302D519F" w:rsidR="006411FD" w:rsidRDefault="006411F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2959" w:history="1">
            <w:r w:rsidRPr="009550A1">
              <w:rPr>
                <w:rStyle w:val="Hipervnculo"/>
                <w:noProof/>
              </w:rPr>
              <w:t>CODIFICACIÓN DEL PROYECTO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E25CD" w14:textId="1BB5AF67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60" w:history="1">
            <w:r w:rsidRPr="009550A1">
              <w:rPr>
                <w:rStyle w:val="Hipervnculo"/>
                <w:noProof/>
              </w:rPr>
              <w:t>CREACIÓN DE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CE4F8" w14:textId="79307FBD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61" w:history="1">
            <w:r w:rsidRPr="009550A1">
              <w:rPr>
                <w:rStyle w:val="Hipervnculo"/>
                <w:noProof/>
              </w:rPr>
              <w:t>EJECUCIÓN DEL CLIENTE DE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8BA1D" w14:textId="1F0B790F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62" w:history="1">
            <w:r w:rsidRPr="009550A1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8B0F8" w14:textId="4B45F677" w:rsidR="006411FD" w:rsidRDefault="006411F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2963" w:history="1">
            <w:r w:rsidRPr="009550A1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694B1" w14:textId="1AC9EA0B" w:rsidR="00A64875" w:rsidRDefault="000D7AA2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r>
            <w:fldChar w:fldCharType="end"/>
          </w:r>
        </w:p>
      </w:sdtContent>
    </w:sdt>
    <w:p w14:paraId="39132A49" w14:textId="77777777" w:rsidR="00A64875" w:rsidRDefault="000D7A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</w:pPr>
      <w:r>
        <w:rPr>
          <w:b/>
          <w:bCs/>
          <w:color w:val="1F497D"/>
          <w:sz w:val="40"/>
          <w:szCs w:val="40"/>
        </w:rPr>
        <w:t>ÍNDICE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>DE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>IMÁGENES</w:t>
      </w:r>
    </w:p>
    <w:sdt>
      <w:sdtPr>
        <w:id w:val="-1924512224"/>
        <w:docPartObj>
          <w:docPartGallery w:val="Table of Contents"/>
          <w:docPartUnique/>
        </w:docPartObj>
      </w:sdtPr>
      <w:sdtEndPr/>
      <w:sdtContent>
        <w:p w14:paraId="23B315AC" w14:textId="2C0D7685" w:rsidR="006411FD" w:rsidRDefault="000D7AA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r>
            <w:fldChar w:fldCharType="begin"/>
          </w:r>
          <w:r w:rsidR="006411FD">
            <w:instrText xml:space="preserve"> TOC \h \z \t "Título 4,1" </w:instrText>
          </w:r>
          <w:r>
            <w:fldChar w:fldCharType="separate"/>
          </w:r>
          <w:hyperlink w:anchor="_Toc244042964" w:history="1">
            <w:r w:rsidR="006411FD" w:rsidRPr="00BB4C3C">
              <w:rPr>
                <w:rStyle w:val="Hipervnculo"/>
                <w:noProof/>
              </w:rPr>
              <w:t>Figura 3. Versión del SDK .NET 10 en PowerShell</w:t>
            </w:r>
            <w:r w:rsidR="006411FD">
              <w:rPr>
                <w:noProof/>
                <w:webHidden/>
              </w:rPr>
              <w:tab/>
            </w:r>
            <w:r w:rsidR="006411FD">
              <w:rPr>
                <w:noProof/>
                <w:webHidden/>
              </w:rPr>
              <w:fldChar w:fldCharType="begin"/>
            </w:r>
            <w:r w:rsidR="006411FD">
              <w:rPr>
                <w:noProof/>
                <w:webHidden/>
              </w:rPr>
              <w:instrText xml:space="preserve"> PAGEREF _Toc244042964 \h </w:instrText>
            </w:r>
            <w:r w:rsidR="006411FD">
              <w:rPr>
                <w:noProof/>
                <w:webHidden/>
              </w:rPr>
            </w:r>
            <w:r w:rsidR="006411FD">
              <w:rPr>
                <w:noProof/>
                <w:webHidden/>
              </w:rPr>
              <w:fldChar w:fldCharType="separate"/>
            </w:r>
            <w:r w:rsidR="006411FD">
              <w:rPr>
                <w:noProof/>
                <w:webHidden/>
              </w:rPr>
              <w:t>6</w:t>
            </w:r>
            <w:r w:rsidR="006411FD">
              <w:rPr>
                <w:noProof/>
                <w:webHidden/>
              </w:rPr>
              <w:fldChar w:fldCharType="end"/>
            </w:r>
          </w:hyperlink>
        </w:p>
        <w:p w14:paraId="285327D9" w14:textId="59C18ABE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65" w:history="1">
            <w:r w:rsidRPr="00BB4C3C">
              <w:rPr>
                <w:rStyle w:val="Hipervnculo"/>
                <w:noProof/>
              </w:rPr>
              <w:t>Figura 4. Distribución del SDK .NET 10 para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C8ACC" w14:textId="1F6E499C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66" w:history="1">
            <w:r w:rsidRPr="00BB4C3C">
              <w:rPr>
                <w:rStyle w:val="Hipervnculo"/>
                <w:noProof/>
              </w:rPr>
              <w:t>Figura 5. Instalador o carpeta del SDK .NET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57B37" w14:textId="03C88D85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67" w:history="1">
            <w:r w:rsidRPr="00BB4C3C">
              <w:rPr>
                <w:rStyle w:val="Hipervnculo"/>
                <w:noProof/>
              </w:rPr>
              <w:t>Figura 6. Configuración del entorno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4D549" w14:textId="7E32833E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68" w:history="1">
            <w:r w:rsidRPr="00BB4C3C">
              <w:rPr>
                <w:rStyle w:val="Hipervnculo"/>
                <w:noProof/>
              </w:rPr>
              <w:t>Figura 7. Solución .NET abierta en el entorno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6FF00" w14:textId="058C2824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69" w:history="1">
            <w:r w:rsidRPr="00BB4C3C">
              <w:rPr>
                <w:rStyle w:val="Hipervnculo"/>
                <w:noProof/>
              </w:rPr>
              <w:t>Figura 8. Configuración de Android Studio y SDK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186A8" w14:textId="44CF9D02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70" w:history="1">
            <w:r w:rsidRPr="00BB4C3C">
              <w:rPr>
                <w:rStyle w:val="Hipervnculo"/>
                <w:noProof/>
              </w:rPr>
              <w:t>Figura 9. Ubicación de Android Studio y del SDK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7A4D6" w14:textId="798D67D3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71" w:history="1">
            <w:r w:rsidRPr="00BB4C3C">
              <w:rPr>
                <w:rStyle w:val="Hipervnculo"/>
                <w:noProof/>
              </w:rPr>
              <w:t>Figura 10. SDK Manager y plataforma Android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B7C5D" w14:textId="736B7C1D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72" w:history="1">
            <w:r w:rsidRPr="00BB4C3C">
              <w:rPr>
                <w:rStyle w:val="Hipervnculo"/>
                <w:noProof/>
              </w:rPr>
              <w:t>Figura 11. Emulador Android y entorno MAUI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EAE5C" w14:textId="274DFBE2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73" w:history="1">
            <w:r w:rsidRPr="00BB4C3C">
              <w:rPr>
                <w:rStyle w:val="Hipervnculo"/>
                <w:noProof/>
              </w:rPr>
              <w:t>Figura 1. Creación de la carpeta raíz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3F090" w14:textId="5BE0B5D6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74" w:history="1">
            <w:r w:rsidRPr="00BB4C3C">
              <w:rPr>
                <w:rStyle w:val="Hipervnculo"/>
                <w:noProof/>
              </w:rPr>
              <w:t>Figura 2. Estructura inicial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0A8F0" w14:textId="2DE3C3C4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75" w:history="1">
            <w:r w:rsidRPr="00BB4C3C">
              <w:rPr>
                <w:rStyle w:val="Hipervnculo"/>
                <w:noProof/>
              </w:rPr>
              <w:t>Figura 12. Creación del proyecto – Servidor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DFD4A" w14:textId="28EA18FD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76" w:history="1">
            <w:r w:rsidRPr="00BB4C3C">
              <w:rPr>
                <w:rStyle w:val="Hipervnculo"/>
                <w:noProof/>
              </w:rPr>
              <w:t>Figura 13. Configuración del proyecto 1 - Servidor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AF4B2" w14:textId="66B3588A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77" w:history="1">
            <w:r w:rsidRPr="00BB4C3C">
              <w:rPr>
                <w:rStyle w:val="Hipervnculo"/>
                <w:noProof/>
              </w:rPr>
              <w:t>Figura 14. Configuración del proyecto 2 - Servidor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A3166" w14:textId="60DB092C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78" w:history="1">
            <w:r w:rsidRPr="00BB4C3C">
              <w:rPr>
                <w:rStyle w:val="Hipervnculo"/>
                <w:noProof/>
              </w:rPr>
              <w:t>Figura 15. Estructura de paquetes - Servidor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5DCA3" w14:textId="2FF78EE2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79" w:history="1">
            <w:r w:rsidRPr="00BB4C3C">
              <w:rPr>
                <w:rStyle w:val="Hipervnculo"/>
                <w:noProof/>
              </w:rPr>
              <w:t>Figura 16. Controladores y contrato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E371A" w14:textId="7F611B4E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80" w:history="1">
            <w:r w:rsidRPr="00BB4C3C">
              <w:rPr>
                <w:rStyle w:val="Hipervnculo"/>
                <w:noProof/>
              </w:rPr>
              <w:t>Figura 17. Servicios y conversores IConversor&lt;TUnidad&gt;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4AAC7" w14:textId="18D341DF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81" w:history="1">
            <w:r w:rsidRPr="00BB4C3C">
              <w:rPr>
                <w:rStyle w:val="Hipervnculo"/>
                <w:noProof/>
              </w:rPr>
              <w:t>Figura 18. WSDL publicado por CoreWCF para consultar el contrato SOAP.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84EF7" w14:textId="08232379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82" w:history="1">
            <w:r w:rsidRPr="00BB4C3C">
              <w:rPr>
                <w:rStyle w:val="Hipervnculo"/>
                <w:noProof/>
              </w:rPr>
              <w:t>Figura 19. Prueba 1: Login.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A15D2" w14:textId="1862258D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83" w:history="1">
            <w:r w:rsidRPr="00BB4C3C">
              <w:rPr>
                <w:rStyle w:val="Hipervnculo"/>
                <w:noProof/>
              </w:rPr>
              <w:t>Figura 20. Prueba 2: Conversor de Longitud.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40D0E" w14:textId="313A12B3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84" w:history="1">
            <w:r w:rsidRPr="00BB4C3C">
              <w:rPr>
                <w:rStyle w:val="Hipervnculo"/>
                <w:noProof/>
              </w:rPr>
              <w:t>Figura 21. Prueba 3: Conversor de masa.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59DEA" w14:textId="74491574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85" w:history="1">
            <w:r w:rsidRPr="00BB4C3C">
              <w:rPr>
                <w:rStyle w:val="Hipervnculo"/>
                <w:noProof/>
              </w:rPr>
              <w:t>Figura 22. Prueba 4: Conversor de temperatura.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7ECF5" w14:textId="52A61B4E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86" w:history="1">
            <w:r w:rsidRPr="00BB4C3C">
              <w:rPr>
                <w:rStyle w:val="Hipervnculo"/>
                <w:noProof/>
              </w:rPr>
              <w:t>Figura 23. Creación del proyecto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A2967" w14:textId="37B3B4D3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87" w:history="1">
            <w:r w:rsidRPr="00BB4C3C">
              <w:rPr>
                <w:rStyle w:val="Hipervnculo"/>
                <w:noProof/>
              </w:rPr>
              <w:t>Figura 24. Configuración del proyecto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3294F" w14:textId="70836149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88" w:history="1">
            <w:r w:rsidRPr="00BB4C3C">
              <w:rPr>
                <w:rStyle w:val="Hipervnculo"/>
                <w:noProof/>
              </w:rPr>
              <w:t>Figura 25. Estructura del proyecto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4B42F" w14:textId="2235BB09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89" w:history="1">
            <w:r w:rsidRPr="00BB4C3C">
              <w:rPr>
                <w:rStyle w:val="Hipervnculo"/>
                <w:noProof/>
              </w:rPr>
              <w:t>Figura 26. Modelos y VistaConsola.cs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14BEA" w14:textId="76F47D50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90" w:history="1">
            <w:r w:rsidRPr="00BB4C3C">
              <w:rPr>
                <w:rStyle w:val="Hipervnculo"/>
                <w:noProof/>
              </w:rPr>
              <w:t>Figura 27. ControladorConsola.cs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A0582" w14:textId="7B28C077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91" w:history="1">
            <w:r w:rsidRPr="00BB4C3C">
              <w:rPr>
                <w:rStyle w:val="Hipervnculo"/>
                <w:noProof/>
              </w:rPr>
              <w:t>Figura 28. Aplicacion.cs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21A3B" w14:textId="5022E224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92" w:history="1">
            <w:r w:rsidRPr="00BB4C3C">
              <w:rPr>
                <w:rStyle w:val="Hipervnculo"/>
                <w:noProof/>
              </w:rPr>
              <w:t>Figura 29. Login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50049" w14:textId="06D684BF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93" w:history="1">
            <w:r w:rsidRPr="00BB4C3C">
              <w:rPr>
                <w:rStyle w:val="Hipervnculo"/>
                <w:noProof/>
              </w:rPr>
              <w:t>Figura 30. Conversión de Longitud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A27F" w14:textId="17C42D0C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94" w:history="1">
            <w:r w:rsidRPr="00BB4C3C">
              <w:rPr>
                <w:rStyle w:val="Hipervnculo"/>
                <w:noProof/>
              </w:rPr>
              <w:t>Figura 31. Conversión de Masa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EC1E5" w14:textId="0D233791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95" w:history="1">
            <w:r w:rsidRPr="00BB4C3C">
              <w:rPr>
                <w:rStyle w:val="Hipervnculo"/>
                <w:noProof/>
              </w:rPr>
              <w:t>Figura 32. Conversión de Temperatura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14D47" w14:textId="7BFF72DD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96" w:history="1">
            <w:r w:rsidRPr="00BB4C3C">
              <w:rPr>
                <w:rStyle w:val="Hipervnculo"/>
                <w:noProof/>
              </w:rPr>
              <w:t>Figura 33. Estructura del proyecto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E6387" w14:textId="56F9A4FA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97" w:history="1">
            <w:r w:rsidRPr="00BB4C3C">
              <w:rPr>
                <w:rStyle w:val="Hipervnculo"/>
                <w:noProof/>
              </w:rPr>
              <w:t>Figura 34. Creación de modelo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CF780" w14:textId="10F80862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98" w:history="1">
            <w:r w:rsidRPr="00BB4C3C">
              <w:rPr>
                <w:rStyle w:val="Hipervnculo"/>
                <w:noProof/>
              </w:rPr>
              <w:t>Figura 35. Código de ClienteSOAP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FD1F3" w14:textId="6CFCC1F2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2999" w:history="1">
            <w:r w:rsidRPr="00BB4C3C">
              <w:rPr>
                <w:rStyle w:val="Hipervnculo"/>
                <w:noProof/>
              </w:rPr>
              <w:t>Figura 36. Creación de vistas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63935" w14:textId="399BF26B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00" w:history="1">
            <w:r w:rsidRPr="00BB4C3C">
              <w:rPr>
                <w:rStyle w:val="Hipervnculo"/>
                <w:noProof/>
              </w:rPr>
              <w:t>Figura 37. Creación de vistas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D8F9B" w14:textId="01E5570A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01" w:history="1">
            <w:r w:rsidRPr="00BB4C3C">
              <w:rPr>
                <w:rStyle w:val="Hipervnculo"/>
                <w:noProof/>
              </w:rPr>
              <w:t>Figura 38. Login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AEF9E" w14:textId="6F9EA71F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02" w:history="1">
            <w:r w:rsidRPr="00BB4C3C">
              <w:rPr>
                <w:rStyle w:val="Hipervnculo"/>
                <w:noProof/>
              </w:rPr>
              <w:t>Figura 39. Pantalla de Conversiones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77716" w14:textId="3ABEFF72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03" w:history="1">
            <w:r w:rsidRPr="00BB4C3C">
              <w:rPr>
                <w:rStyle w:val="Hipervnculo"/>
                <w:noProof/>
              </w:rPr>
              <w:t>Figura 40. Estructura del proyecto -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560B" w14:textId="1332258F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04" w:history="1">
            <w:r w:rsidRPr="00BB4C3C">
              <w:rPr>
                <w:rStyle w:val="Hipervnculo"/>
                <w:noProof/>
              </w:rPr>
              <w:t>Figura 41. ControladorInicio.cs y adaptador remoto -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1AFAD" w14:textId="147373A1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05" w:history="1">
            <w:r w:rsidRPr="00BB4C3C">
              <w:rPr>
                <w:rStyle w:val="Hipervnculo"/>
                <w:noProof/>
              </w:rPr>
              <w:t>Figura 42. Vistas Razor -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D44DC" w14:textId="5E4EC2AB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06" w:history="1">
            <w:r w:rsidRPr="00BB4C3C">
              <w:rPr>
                <w:rStyle w:val="Hipervnculo"/>
                <w:noProof/>
              </w:rPr>
              <w:t>Figura 43. Login -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76A90" w14:textId="5ABC4C65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07" w:history="1">
            <w:r w:rsidRPr="00BB4C3C">
              <w:rPr>
                <w:rStyle w:val="Hipervnculo"/>
                <w:noProof/>
              </w:rPr>
              <w:t>Figura 44. Pantalla de Conversiones -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FEA74" w14:textId="2EE1F42C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08" w:history="1">
            <w:r w:rsidRPr="00BB4C3C">
              <w:rPr>
                <w:rStyle w:val="Hipervnculo"/>
                <w:noProof/>
              </w:rPr>
              <w:t>Figura 45. Configuración del proyecto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263AC" w14:textId="2D226E77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09" w:history="1">
            <w:r w:rsidRPr="00BB4C3C">
              <w:rPr>
                <w:rStyle w:val="Hipervnculo"/>
                <w:noProof/>
              </w:rPr>
              <w:t>Figura 46. Estructura del proyecto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676F5" w14:textId="6CE4D1E0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10" w:history="1">
            <w:r w:rsidRPr="00BB4C3C">
              <w:rPr>
                <w:rStyle w:val="Hipervnculo"/>
                <w:noProof/>
              </w:rPr>
              <w:t>Figura 47. ModelosConversion.cs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E54B1" w14:textId="628A27D2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11" w:history="1">
            <w:r w:rsidRPr="00BB4C3C">
              <w:rPr>
                <w:rStyle w:val="Hipervnculo"/>
                <w:noProof/>
              </w:rPr>
              <w:t>Figura 48. ControladorConversor.cs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F347" w14:textId="7FE11F59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12" w:history="1">
            <w:r w:rsidRPr="00BB4C3C">
              <w:rPr>
                <w:rStyle w:val="Hipervnculo"/>
                <w:noProof/>
              </w:rPr>
              <w:t>Figura 49. Creación de vistas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8B0B3" w14:textId="207566E8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13" w:history="1">
            <w:r w:rsidRPr="00BB4C3C">
              <w:rPr>
                <w:rStyle w:val="Hipervnculo"/>
                <w:noProof/>
              </w:rPr>
              <w:t>Figura 50. Login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FAEEC" w14:textId="017EA5C2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14" w:history="1">
            <w:r w:rsidRPr="00BB4C3C">
              <w:rPr>
                <w:rStyle w:val="Hipervnculo"/>
                <w:noProof/>
              </w:rPr>
              <w:t>Figura 51. Pantalla de Conversiones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76F79" w14:textId="6A768327" w:rsidR="00A64875" w:rsidRDefault="000D7A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r>
            <w:fldChar w:fldCharType="end"/>
          </w:r>
        </w:p>
      </w:sdtContent>
    </w:sdt>
    <w:p w14:paraId="44DC6234" w14:textId="77777777" w:rsidR="00A64875" w:rsidRDefault="000D7AA2">
      <w:pPr>
        <w:pStyle w:val="Ttulo1"/>
        <w:pageBreakBefore/>
      </w:pPr>
      <w:bookmarkStart w:id="1" w:name="_Toc244042922"/>
      <w:r>
        <w:lastRenderedPageBreak/>
        <w:t>ÍNDICE DE TABLAS</w:t>
      </w:r>
      <w:bookmarkEnd w:id="1"/>
    </w:p>
    <w:sdt>
      <w:sdtPr>
        <w:id w:val="-1561225899"/>
        <w:docPartObj>
          <w:docPartGallery w:val="Table of Contents"/>
          <w:docPartUnique/>
        </w:docPartObj>
      </w:sdtPr>
      <w:sdtEndPr/>
      <w:sdtContent>
        <w:p w14:paraId="536384FC" w14:textId="1128847E" w:rsidR="006411FD" w:rsidRDefault="000D7AA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r>
            <w:fldChar w:fldCharType="begin"/>
          </w:r>
          <w:r w:rsidR="006411FD">
            <w:instrText xml:space="preserve"> TOC \h \z \t "Título 5,1" </w:instrText>
          </w:r>
          <w:r>
            <w:fldChar w:fldCharType="separate"/>
          </w:r>
          <w:hyperlink w:anchor="_Toc244043015" w:history="1">
            <w:r w:rsidR="006411FD" w:rsidRPr="00DE1391">
              <w:rPr>
                <w:rStyle w:val="Hipervnculo"/>
                <w:b/>
                <w:bCs/>
                <w:noProof/>
              </w:rPr>
              <w:t>Tabla 1. Método IniciarSesion - ServicioAutenticacion.cs</w:t>
            </w:r>
            <w:r w:rsidR="006411FD">
              <w:rPr>
                <w:noProof/>
                <w:webHidden/>
              </w:rPr>
              <w:tab/>
            </w:r>
            <w:r w:rsidR="006411FD">
              <w:rPr>
                <w:noProof/>
                <w:webHidden/>
              </w:rPr>
              <w:fldChar w:fldCharType="begin"/>
            </w:r>
            <w:r w:rsidR="006411FD">
              <w:rPr>
                <w:noProof/>
                <w:webHidden/>
              </w:rPr>
              <w:instrText xml:space="preserve"> PAGEREF _Toc244043015 \h </w:instrText>
            </w:r>
            <w:r w:rsidR="006411FD">
              <w:rPr>
                <w:noProof/>
                <w:webHidden/>
              </w:rPr>
            </w:r>
            <w:r w:rsidR="006411FD">
              <w:rPr>
                <w:noProof/>
                <w:webHidden/>
              </w:rPr>
              <w:fldChar w:fldCharType="separate"/>
            </w:r>
            <w:r w:rsidR="006411FD">
              <w:rPr>
                <w:noProof/>
                <w:webHidden/>
              </w:rPr>
              <w:t>12</w:t>
            </w:r>
            <w:r w:rsidR="006411FD">
              <w:rPr>
                <w:noProof/>
                <w:webHidden/>
              </w:rPr>
              <w:fldChar w:fldCharType="end"/>
            </w:r>
          </w:hyperlink>
        </w:p>
        <w:p w14:paraId="2BF18972" w14:textId="6CB568F9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16" w:history="1">
            <w:r w:rsidRPr="00DE1391">
              <w:rPr>
                <w:rStyle w:val="Hipervnculo"/>
                <w:b/>
                <w:bCs/>
                <w:noProof/>
              </w:rPr>
              <w:t>Tabla 2. Contrato de operaciones - IContratoConversorSoap.cs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2A258" w14:textId="34539B0F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17" w:history="1">
            <w:r w:rsidRPr="00DE1391">
              <w:rPr>
                <w:rStyle w:val="Hipervnculo"/>
                <w:b/>
                <w:bCs/>
                <w:noProof/>
              </w:rPr>
              <w:t>Tabla 3. Método ConvertirLongitud - ServicioConversor.cs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AF231" w14:textId="42583B05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18" w:history="1">
            <w:r w:rsidRPr="00DE1391">
              <w:rPr>
                <w:rStyle w:val="Hipervnculo"/>
                <w:b/>
                <w:bCs/>
                <w:noProof/>
              </w:rPr>
              <w:t>Tabla 4. Inicio y registro de servicios - Aplicacion.cs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A351F" w14:textId="7179CF78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19" w:history="1">
            <w:r w:rsidRPr="00DE1391">
              <w:rPr>
                <w:rStyle w:val="Hipervnculo"/>
                <w:noProof/>
              </w:rPr>
              <w:t>Tabla 5. ConversorLongitud.cs e IConversor&lt;UnidadLongitud&gt;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4885B" w14:textId="32F3248B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20" w:history="1">
            <w:r w:rsidRPr="00DE1391">
              <w:rPr>
                <w:rStyle w:val="Hipervnculo"/>
                <w:noProof/>
              </w:rPr>
              <w:t>Tabla 6. ConversorMasa.cs e IConversor&lt;UnidadMasa&gt;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FD756" w14:textId="2FA336EE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21" w:history="1">
            <w:r w:rsidRPr="00DE1391">
              <w:rPr>
                <w:rStyle w:val="Hipervnculo"/>
                <w:noProof/>
              </w:rPr>
              <w:t>Tabla 7. ConversorTemperatura.cs e IConversor&lt;UnidadTemperatura&gt;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4D4A3" w14:textId="033D45FC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22" w:history="1">
            <w:r w:rsidRPr="00DE1391">
              <w:rPr>
                <w:rStyle w:val="Hipervnculo"/>
                <w:noProof/>
              </w:rPr>
              <w:t>Tabla 8. ModelosConversion.cs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E3541" w14:textId="56E685B3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23" w:history="1">
            <w:r w:rsidRPr="00DE1391">
              <w:rPr>
                <w:rStyle w:val="Hipervnculo"/>
                <w:noProof/>
              </w:rPr>
              <w:t>Tabla 9. Extracto de VistaConsola.cs - LeerContrasenia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DAF65" w14:textId="6220AE96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24" w:history="1">
            <w:r w:rsidRPr="00DE1391">
              <w:rPr>
                <w:rStyle w:val="Hipervnculo"/>
                <w:noProof/>
              </w:rPr>
              <w:t>Tabla 10. Extracto de ClienteSOAP.cs - EnviarAsync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E72AF" w14:textId="60DABF99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25" w:history="1">
            <w:r w:rsidRPr="00DE1391">
              <w:rPr>
                <w:rStyle w:val="Hipervnculo"/>
                <w:noProof/>
              </w:rPr>
              <w:t>Tabla 11. Extracto de ControladorConsola.cs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28EDF" w14:textId="4A768604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26" w:history="1">
            <w:r w:rsidRPr="00DE1391">
              <w:rPr>
                <w:rStyle w:val="Hipervnculo"/>
                <w:noProof/>
              </w:rPr>
              <w:t>Tabla 12. Aplicacion.cs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FDF0C" w14:textId="759B5CE6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27" w:history="1">
            <w:r w:rsidRPr="00DE1391">
              <w:rPr>
                <w:rStyle w:val="Hipervnculo"/>
                <w:noProof/>
              </w:rPr>
              <w:t>Tabla 13. ControladorConversor.cs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CA7A0" w14:textId="0CEADC2B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28" w:history="1">
            <w:r w:rsidRPr="00DE1391">
              <w:rPr>
                <w:rStyle w:val="Hipervnculo"/>
                <w:noProof/>
              </w:rPr>
              <w:t>Tabla 14. Acción Convertir - ControladorInicio.cs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77DEA" w14:textId="3A3FA5B6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29" w:history="1">
            <w:r w:rsidRPr="00DE1391">
              <w:rPr>
                <w:rStyle w:val="Hipervnculo"/>
                <w:noProof/>
              </w:rPr>
              <w:t>Tabla 15. Acción IniciarSesion - ControladorInicio.cs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65D36" w14:textId="45E84AF4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30" w:history="1">
            <w:r w:rsidRPr="00DE1391">
              <w:rPr>
                <w:rStyle w:val="Hipervnculo"/>
                <w:noProof/>
              </w:rPr>
              <w:t>Tabla 16. Formulario Razor de conversión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2CD58" w14:textId="100B7A68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31" w:history="1">
            <w:r w:rsidRPr="00DE1391">
              <w:rPr>
                <w:rStyle w:val="Hipervnculo"/>
                <w:noProof/>
              </w:rPr>
              <w:t>Tabla 17. Formulario Razor de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C4B95" w14:textId="21C94CD0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32" w:history="1">
            <w:r w:rsidRPr="00DE1391">
              <w:rPr>
                <w:rStyle w:val="Hipervnculo"/>
                <w:noProof/>
              </w:rPr>
              <w:t>Tabla 18. ModelosConversion.cs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C9030" w14:textId="572C90C1" w:rsidR="006411FD" w:rsidRDefault="006411F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33" w:history="1">
            <w:r w:rsidRPr="00DE1391">
              <w:rPr>
                <w:rStyle w:val="Hipervnculo"/>
                <w:noProof/>
              </w:rPr>
              <w:t>Tabla 19. ControladorConversor.cs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E4154" w14:textId="74343AFB" w:rsidR="00A64875" w:rsidRDefault="000D7A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color w:val="000000"/>
            </w:rPr>
          </w:pPr>
          <w:r>
            <w:fldChar w:fldCharType="end"/>
          </w:r>
        </w:p>
      </w:sdtContent>
    </w:sdt>
    <w:p w14:paraId="6E6D1BD0" w14:textId="77777777" w:rsidR="00A64875" w:rsidRDefault="000D7AA2" w:rsidP="00E404FA">
      <w:pPr>
        <w:pStyle w:val="Ttulo1"/>
        <w:pageBreakBefore/>
      </w:pPr>
      <w:bookmarkStart w:id="2" w:name="_Toc244042923"/>
      <w:r w:rsidRPr="00E404FA">
        <w:lastRenderedPageBreak/>
        <w:t>PARTE PRÁCTICA</w:t>
      </w:r>
      <w:bookmarkEnd w:id="2"/>
    </w:p>
    <w:p w14:paraId="6AD0F4C5" w14:textId="77777777" w:rsidR="008D5A0F" w:rsidRPr="008F1DF7" w:rsidRDefault="008D5A0F" w:rsidP="008D5A0F">
      <w:pPr>
        <w:pStyle w:val="Ttulo2"/>
      </w:pPr>
      <w:bookmarkStart w:id="3" w:name="_Toc244042924"/>
      <w:r w:rsidRPr="008F1DF7">
        <w:t>INTRODUCCIÓN</w:t>
      </w:r>
      <w:bookmarkEnd w:id="3"/>
    </w:p>
    <w:p w14:paraId="6D4B0D4B" w14:textId="77777777" w:rsidR="008D5A0F" w:rsidRPr="008F1DF7" w:rsidRDefault="008D5A0F" w:rsidP="008D5A0F">
      <w:pPr>
        <w:spacing w:after="160" w:line="259" w:lineRule="auto"/>
        <w:rPr>
          <w:b/>
          <w:bCs/>
        </w:rPr>
      </w:pPr>
      <w:r>
        <w:t>SOAP intercambia mensajes XML por HTTP y describe sus operaciones mediante WSDL. Este proyecto implementa el contrato con CoreWCF sobre ASP.NET Core y lo consume desde cuatro clientes .NET independientes.</w:t>
      </w:r>
    </w:p>
    <w:p w14:paraId="7349ED74" w14:textId="77777777" w:rsidR="008D5A0F" w:rsidRPr="008F1DF7" w:rsidRDefault="008D5A0F" w:rsidP="008D5A0F">
      <w:pPr>
        <w:spacing w:after="160" w:line="259" w:lineRule="auto"/>
        <w:rPr>
          <w:b/>
          <w:bCs/>
        </w:rPr>
      </w:pPr>
      <w:r>
        <w:t>El servidor separa Controladores, Servicios, Modelos y Seguridad. Los controladores exponen operaciones, los servicios validan y coordinan; cada conversor implementa IConversor&lt;TUnidad&gt;. Los clientes separan modelos, vistas, controladores y comunicación remota.</w:t>
      </w:r>
    </w:p>
    <w:p w14:paraId="76277B0A" w14:textId="77777777" w:rsidR="008D5A0F" w:rsidRDefault="008D5A0F" w:rsidP="008D5A0F">
      <w:pPr>
        <w:spacing w:after="160" w:line="259" w:lineRule="auto"/>
      </w:pPr>
      <w:r>
        <w:t>El script 04. SERVIDOR\IniciarServidor.ps1 configura el entorno y ejecuta ASP.NET Core con CoreWCF. Endpoint: http://127.0.0.1:19081/04.SERVIDOR/WSConversionUnidades_DotNet_SOAP_GR09. Para consultar el contrato agrega ?wsdl.</w:t>
      </w:r>
    </w:p>
    <w:p w14:paraId="63A8313B" w14:textId="77777777" w:rsidR="008D5A0F" w:rsidRPr="008F1DF7" w:rsidRDefault="008D5A0F" w:rsidP="008D5A0F">
      <w:pPr>
        <w:spacing w:after="160" w:line="259" w:lineRule="auto"/>
        <w:rPr>
          <w:b/>
          <w:bCs/>
        </w:rPr>
      </w:pPr>
    </w:p>
    <w:p w14:paraId="4675955A" w14:textId="77777777" w:rsidR="008D5A0F" w:rsidRPr="008F1DF7" w:rsidRDefault="008D5A0F" w:rsidP="008D5A0F">
      <w:pPr>
        <w:pStyle w:val="Ttulo2"/>
        <w:rPr>
          <w:sz w:val="40"/>
          <w:szCs w:val="40"/>
        </w:rPr>
      </w:pPr>
      <w:bookmarkStart w:id="4" w:name="_n4wiyupmss05" w:colFirst="0" w:colLast="0"/>
      <w:bookmarkStart w:id="5" w:name="_Toc244042925"/>
      <w:bookmarkEnd w:id="4"/>
      <w:r w:rsidRPr="008D5A0F">
        <w:t>OBJETIVOS</w:t>
      </w:r>
      <w:bookmarkEnd w:id="5"/>
      <w:r w:rsidRPr="008F1DF7">
        <w:rPr>
          <w:sz w:val="40"/>
          <w:szCs w:val="40"/>
        </w:rPr>
        <w:br/>
      </w:r>
    </w:p>
    <w:p w14:paraId="27EF6D45" w14:textId="77777777" w:rsidR="008D5A0F" w:rsidRPr="008F1DF7" w:rsidRDefault="008D5A0F" w:rsidP="008D5A0F">
      <w:pPr>
        <w:pStyle w:val="Ttulo3"/>
      </w:pPr>
      <w:bookmarkStart w:id="6" w:name="_ye4u95lrlp3o" w:colFirst="0" w:colLast="0"/>
      <w:bookmarkStart w:id="7" w:name="_Toc244042926"/>
      <w:bookmarkEnd w:id="6"/>
      <w:r w:rsidRPr="008F1DF7">
        <w:t>OBJETIVO GENERAL</w:t>
      </w:r>
      <w:bookmarkEnd w:id="7"/>
    </w:p>
    <w:p w14:paraId="273FC629" w14:textId="77777777" w:rsidR="008D5A0F" w:rsidRPr="008F1DF7" w:rsidRDefault="008D5A0F" w:rsidP="008D5A0F">
      <w:pPr>
        <w:spacing w:after="200"/>
      </w:pPr>
      <w:r>
        <w:t>Documentar la arquitectura, configuración y uso del conversor SOAP .NET SINBDD, implementado en C# sobre .NET 10, con clientes de consola, WPF, ASP.NET Core MVC y Android .NET MAUI.</w:t>
      </w:r>
    </w:p>
    <w:p w14:paraId="54A1E16B" w14:textId="77777777" w:rsidR="008D5A0F" w:rsidRPr="008D5A0F" w:rsidRDefault="008D5A0F" w:rsidP="008D5A0F">
      <w:pPr>
        <w:pStyle w:val="Ttulo3"/>
      </w:pPr>
      <w:bookmarkStart w:id="8" w:name="_zwebupxksi1" w:colFirst="0" w:colLast="0"/>
      <w:bookmarkStart w:id="9" w:name="_Toc244042927"/>
      <w:bookmarkEnd w:id="8"/>
      <w:r w:rsidRPr="008D5A0F">
        <w:t>OBJETIVOS ESPECÍFICOS</w:t>
      </w:r>
      <w:bookmarkEnd w:id="9"/>
      <w:r w:rsidRPr="008D5A0F">
        <w:t xml:space="preserve"> </w:t>
      </w:r>
    </w:p>
    <w:p w14:paraId="6151AD7F" w14:textId="77777777" w:rsidR="008D5A0F" w:rsidRPr="008F1DF7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CoreWCF 1.9.1 publica SOAP 1.1 con BasicHttpBinding. El contrato define login, cambiarContrasenia, convertirLongitud, convertirMasa y convertirTemperatura. El nombre WSConversionUnidades_Java_SOAP_GR09 se conserva dentro del WSDL por compatibilidad.</w:t>
      </w:r>
    </w:p>
    <w:p w14:paraId="1579C2FF" w14:textId="77777777" w:rsidR="008D5A0F" w:rsidRPr="008F1DF7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Describir el flujo de inicio de sesión, selección de magnitud y unidades, conversión y cierre de sesión en los cuatro clientes, vinculando las responsabilidades MVC con los archivos del proyecto.</w:t>
      </w:r>
    </w:p>
    <w:p w14:paraId="7B3A6CA7" w14:textId="77777777" w:rsidR="008D5A0F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Explicar la separación entre contrato, transporte, sesión y fórmulas. Mostrar fragmentos extraídos del código actual y dejar espacios identificados para las evidencias de ejecución.</w:t>
      </w:r>
    </w:p>
    <w:p w14:paraId="0B672F78" w14:textId="77777777" w:rsidR="008D5A0F" w:rsidRPr="008F1DF7" w:rsidRDefault="008D5A0F" w:rsidP="008D5A0F">
      <w:pPr>
        <w:spacing w:line="240" w:lineRule="auto"/>
        <w:ind w:left="720"/>
        <w:rPr>
          <w:b/>
          <w:bCs/>
        </w:rPr>
      </w:pPr>
    </w:p>
    <w:p w14:paraId="1094B82F" w14:textId="77777777" w:rsidR="00A64875" w:rsidRDefault="000D7AA2" w:rsidP="00E404FA">
      <w:pPr>
        <w:pStyle w:val="Ttulo2"/>
      </w:pPr>
      <w:bookmarkStart w:id="10" w:name="_Toc244042928"/>
      <w:r>
        <w:t xml:space="preserve">INSTALACIÓN </w:t>
      </w:r>
      <w:r w:rsidR="00E404FA">
        <w:t xml:space="preserve">Y CONFIGURACIÓN </w:t>
      </w:r>
      <w:r>
        <w:t>DE HERRAMIENTAS</w:t>
      </w:r>
      <w:bookmarkEnd w:id="10"/>
    </w:p>
    <w:p w14:paraId="346A8F48" w14:textId="77777777" w:rsidR="00A64875" w:rsidRDefault="000D7AA2">
      <w:r>
        <w:t>El desarrollo utiliza Windows y el SDK .NET 10. Los scripts del repositorio dirigen SDK, NuGet y artefactos a D:\tools; revisa ConfigurarEntornoDotNet.ps1 antes de ejecutar los proyectos.</w:t>
      </w:r>
    </w:p>
    <w:p w14:paraId="77079D70" w14:textId="77777777" w:rsidR="00A64875" w:rsidRPr="00E404FA" w:rsidRDefault="000D7AA2" w:rsidP="00E404FA">
      <w:pPr>
        <w:pStyle w:val="Ttulo3"/>
      </w:pPr>
      <w:bookmarkStart w:id="11" w:name="_Toc244042929"/>
      <w:r>
        <w:lastRenderedPageBreak/>
        <w:t>INSTALACIÓN Y CONFIGURACIÓN DEL SDK .NET 10</w:t>
      </w:r>
      <w:bookmarkEnd w:id="11"/>
    </w:p>
    <w:p w14:paraId="7A2FBB2F" w14:textId="77777777" w:rsidR="00A64875" w:rsidRDefault="000D7AA2">
      <w:pPr>
        <w:jc w:val="left"/>
      </w:pPr>
      <w:r>
        <w:t>Comprueba el SDK configurado con dotnet --info y dotnet --list-sdks. El código usa C# 14 y proyectos net10.0, net10.0-windows y net10.0-android según la plataforma.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1B1A5819" w14:textId="77777777">
        <w:tc>
          <w:tcPr>
            <w:tcW w:w="8494" w:type="dxa"/>
            <w:shd w:val="clear" w:color="auto" w:fill="D9D9D9"/>
          </w:tcPr>
          <w:p w14:paraId="142CF0B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dotnet --info</w:t>
            </w:r>
          </w:p>
        </w:tc>
      </w:tr>
    </w:tbl>
    <w:p w14:paraId="5CB2677C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560" w:after="56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Versión del SDK .NET 10 en PowerShell</w:t>
      </w:r>
    </w:p>
    <w:p w14:paraId="4338E6EC" w14:textId="77777777" w:rsidR="00A64875" w:rsidRDefault="000D7AA2">
      <w:pPr>
        <w:pStyle w:val="Ttulo4"/>
      </w:pPr>
      <w:bookmarkStart w:id="12" w:name="_Toc244042964"/>
      <w:r>
        <w:t>Figura 3. Versión del SDK .NET 10 en PowerShell</w:t>
      </w:r>
      <w:bookmarkEnd w:id="12"/>
    </w:p>
    <w:p w14:paraId="78FFD4A1" w14:textId="77777777" w:rsidR="00A64875" w:rsidRDefault="000D7AA2">
      <w:r>
        <w:t>La distribución del SDK debe corresponder a .NET 10 para Windows. Conserva la instalación y las rutas de herramientas previstas por ConfigurarEntornoDotNet.ps1; el manual no requiere instalar herramientas globales adicionales.</w:t>
      </w:r>
    </w:p>
    <w:p w14:paraId="098D3015" w14:textId="77777777" w:rsidR="00E404FA" w:rsidRDefault="00E404FA" w:rsidP="00E404FA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194" w:after="1194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Distribución del SDK .NET 10 para Windows</w:t>
      </w:r>
    </w:p>
    <w:p w14:paraId="087A5865" w14:textId="77777777" w:rsidR="00A64875" w:rsidRDefault="000D7AA2" w:rsidP="00E404FA">
      <w:pPr>
        <w:pStyle w:val="Ttulo4"/>
      </w:pPr>
      <w:bookmarkStart w:id="13" w:name="_Toc244042965"/>
      <w:r>
        <w:t>Figura 4. Distribución del SDK .NET 10 para Windows</w:t>
      </w:r>
      <w:bookmarkEnd w:id="13"/>
    </w:p>
    <w:p w14:paraId="589DC819" w14:textId="77777777" w:rsidR="00A64875" w:rsidRDefault="000D7AA2">
      <w:pPr>
        <w:keepNext/>
        <w:jc w:val="left"/>
      </w:pPr>
      <w:r>
        <w:t>Identifica el instalador o la carpeta del SDK y comprueba la ruta DOTNET_ROOT. Guarda la evidencia de la versión y ubicación que realmente utiliza el proyecto.</w:t>
      </w:r>
    </w:p>
    <w:p w14:paraId="381243C5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910" w:after="91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Instalador o carpeta del SDK .NET 10</w:t>
      </w:r>
    </w:p>
    <w:p w14:paraId="2FBEAA7E" w14:textId="77777777" w:rsidR="00A64875" w:rsidRDefault="000D7AA2">
      <w:pPr>
        <w:pStyle w:val="Ttulo4"/>
      </w:pPr>
      <w:bookmarkStart w:id="14" w:name="_Toc244042966"/>
      <w:r>
        <w:t>Figura 5. Instalador o carpeta del SDK .NET 10</w:t>
      </w:r>
      <w:bookmarkEnd w:id="14"/>
    </w:p>
    <w:p w14:paraId="409F7A04" w14:textId="77777777" w:rsidR="00A64875" w:rsidRDefault="000D7AA2">
      <w:r>
        <w:t>Documenta la configuración del entorno de desarrollo y las cargas necesarias: escritorio .NET para WPF, ASP.NET Core para web y .NET MAUI para Android.</w:t>
      </w:r>
    </w:p>
    <w:p w14:paraId="4118C7EA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498" w:after="1498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Configuración del entorno .NET</w:t>
      </w:r>
    </w:p>
    <w:p w14:paraId="6EBA3B64" w14:textId="77777777" w:rsidR="00A64875" w:rsidRDefault="000D7AA2">
      <w:pPr>
        <w:pStyle w:val="Ttulo4"/>
      </w:pPr>
      <w:bookmarkStart w:id="15" w:name="_Toc244042967"/>
      <w:r>
        <w:t>Figura 6. Configuración del entorno .NET</w:t>
      </w:r>
      <w:bookmarkEnd w:id="15"/>
    </w:p>
    <w:p w14:paraId="79854DEE" w14:textId="77777777" w:rsidR="00A64875" w:rsidRDefault="000D7AA2">
      <w:r>
        <w:t>Abre la solución .sln en un entorno compatible con .NET 10. Revisa los cinco proyectos y conserva sus directorios numerados y puntos de entrada nativos.</w:t>
      </w:r>
    </w:p>
    <w:p w14:paraId="0A0BA52A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280" w:after="128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Solución .NET abierta en el entorno de desarrollo</w:t>
      </w:r>
    </w:p>
    <w:p w14:paraId="7BCBFFEA" w14:textId="77777777" w:rsidR="00A64875" w:rsidRDefault="000D7AA2">
      <w:pPr>
        <w:pStyle w:val="Ttulo4"/>
      </w:pPr>
      <w:bookmarkStart w:id="16" w:name="_Toc244042968"/>
      <w:r>
        <w:t>Figura 7. Solución .NET abierta en el entorno de desarrollo</w:t>
      </w:r>
      <w:bookmarkEnd w:id="16"/>
    </w:p>
    <w:p w14:paraId="5C25B508" w14:textId="77777777" w:rsidR="00A64875" w:rsidRDefault="000D7AA2">
      <w:pPr>
        <w:pStyle w:val="Ttulo3"/>
      </w:pPr>
      <w:bookmarkStart w:id="17" w:name="_Toc244042930"/>
      <w:r>
        <w:t>CONFIGURACIÓN DE ANDROID Y .NET MAUI</w:t>
      </w:r>
      <w:bookmarkEnd w:id="17"/>
    </w:p>
    <w:p w14:paraId="2D9EEC05" w14:textId="77777777" w:rsidR="00A64875" w:rsidRDefault="000D7AA2">
      <w:r>
        <w:t>El cliente móvil es una aplicación .NET MAUI Android. Android Studio proporciona el administrador de SDK y el emulador; la interfaz y la lógica del cliente están escritas en XAML y C#.</w:t>
      </w:r>
    </w:p>
    <w:p w14:paraId="44D135D0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335" w:after="1335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Configuración de Android Studio y SDK Manager</w:t>
      </w:r>
    </w:p>
    <w:p w14:paraId="290A36AB" w14:textId="77777777" w:rsidR="00A64875" w:rsidRDefault="000D7AA2">
      <w:pPr>
        <w:pStyle w:val="Ttulo4"/>
      </w:pPr>
      <w:bookmarkStart w:id="18" w:name="_Toc244042969"/>
      <w:r>
        <w:t>Figura 8. Configuración de Android Studio y SDK Manager</w:t>
      </w:r>
      <w:bookmarkEnd w:id="18"/>
    </w:p>
    <w:p w14:paraId="07E00A41" w14:textId="77777777" w:rsidR="00A64875" w:rsidRDefault="000D7AA2">
      <w:r>
        <w:t>Identifica la instalación de Android Studio y el SDK de Android que usa el entorno MAUI. Conserva las rutas de herramientas configuradas por los scripts del proyecto.</w:t>
      </w:r>
    </w:p>
    <w:p w14:paraId="38F601B5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919" w:after="919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Ubicación de Android Studio y del SDK Android</w:t>
      </w:r>
    </w:p>
    <w:p w14:paraId="50AC4908" w14:textId="77777777" w:rsidR="00A64875" w:rsidRDefault="000D7AA2">
      <w:pPr>
        <w:pStyle w:val="Ttulo4"/>
      </w:pPr>
      <w:bookmarkStart w:id="19" w:name="_Toc244042970"/>
      <w:r>
        <w:t>Figura 9. Ubicación de Android Studio y del SDK Android</w:t>
      </w:r>
      <w:bookmarkEnd w:id="19"/>
    </w:p>
    <w:p w14:paraId="7C7A8E4C" w14:textId="77777777" w:rsidR="00A64875" w:rsidRDefault="000D7AA2">
      <w:r>
        <w:t>Revisa el SDK Manager y la plataforma Android configurada para el cliente. El código y las instrucciones del proyecto utilizan Android API 36 y JDK 21 para la cadena de compilación móvil.</w:t>
      </w:r>
    </w:p>
    <w:p w14:paraId="04B1E403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442" w:after="1442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SDK Manager y plataforma Android del proyecto</w:t>
      </w:r>
    </w:p>
    <w:p w14:paraId="3784F7DE" w14:textId="77777777" w:rsidR="00A64875" w:rsidRDefault="000D7AA2">
      <w:pPr>
        <w:pStyle w:val="Ttulo4"/>
      </w:pPr>
      <w:bookmarkStart w:id="20" w:name="_Toc244042971"/>
      <w:r>
        <w:t>Figura 10. SDK Manager y plataforma Android del proyecto</w:t>
      </w:r>
      <w:bookmarkEnd w:id="20"/>
    </w:p>
    <w:p w14:paraId="0325E302" w14:textId="77777777" w:rsidR="00A64875" w:rsidRDefault="000D7AA2">
      <w:r>
        <w:t>Prepara un emulador Android y revisa la carga de trabajo MAUI. En el emulador, 10.0.2.2 identifica al equipo anfitrión; para un dispositivo físico utiliza una dirección alcanzable y configura el servidor según la red de trabajo.</w:t>
      </w:r>
    </w:p>
    <w:p w14:paraId="5F8271A8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562" w:after="1562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Emulador Android y entorno MAUI</w:t>
      </w:r>
    </w:p>
    <w:p w14:paraId="2A4F2123" w14:textId="77777777" w:rsidR="00A64875" w:rsidRDefault="000D7AA2">
      <w:pPr>
        <w:pStyle w:val="Ttulo4"/>
      </w:pPr>
      <w:bookmarkStart w:id="21" w:name="_Toc244042972"/>
      <w:r>
        <w:t>Figura 11. Emulador Android y entorno MAUI</w:t>
      </w:r>
      <w:bookmarkEnd w:id="21"/>
    </w:p>
    <w:p w14:paraId="38B703CC" w14:textId="77777777" w:rsidR="00C47287" w:rsidRDefault="00C47287">
      <w:pPr>
        <w:pStyle w:val="Ttulo1"/>
      </w:pPr>
    </w:p>
    <w:p w14:paraId="601978E8" w14:textId="77777777" w:rsidR="00C47287" w:rsidRDefault="00C47287" w:rsidP="00C47287">
      <w:pPr>
        <w:pStyle w:val="Ttulo2"/>
      </w:pPr>
      <w:bookmarkStart w:id="22" w:name="_Toc244042931"/>
      <w:r>
        <w:t>ESTRUCTURA DE PROYECTO</w:t>
      </w:r>
      <w:bookmarkEnd w:id="22"/>
    </w:p>
    <w:p w14:paraId="4C404747" w14:textId="77777777" w:rsidR="00C47287" w:rsidRDefault="00C47287" w:rsidP="00C47287">
      <w:r>
        <w:t>La carpeta raíz conserva los entregables numerados y una solución .NET. El código de servidor y clientes reside dentro de su componente 04 correspondiente.</w:t>
      </w:r>
    </w:p>
    <w:p w14:paraId="58FB5751" w14:textId="77777777" w:rsidR="00C47287" w:rsidRDefault="00C47287" w:rsidP="00C47287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Creación de la carpeta raíz</w:t>
      </w:r>
    </w:p>
    <w:p w14:paraId="3D51A72D" w14:textId="77777777" w:rsidR="00C47287" w:rsidRDefault="00C47287" w:rsidP="00C47287">
      <w:pPr>
        <w:pStyle w:val="Ttulo4"/>
        <w:spacing w:before="0"/>
        <w:ind w:left="2124" w:firstLine="707"/>
        <w:jc w:val="left"/>
      </w:pPr>
      <w:bookmarkStart w:id="23" w:name="_Toc244042973"/>
      <w:r>
        <w:t>Figura 1. Creación de la carpeta raíz</w:t>
      </w:r>
      <w:bookmarkEnd w:id="23"/>
    </w:p>
    <w:p w14:paraId="008740A5" w14:textId="77777777" w:rsidR="00C47287" w:rsidRDefault="00C47287" w:rsidP="00C47287">
      <w:r>
        <w:t>La estructura contiene servidor, consola, escritorio, web y móvil. 02. MER y 03. BDD no incorporan persistencia porque este conversor es SINBDD.</w:t>
      </w:r>
    </w:p>
    <w:p w14:paraId="5FC79E81" w14:textId="77777777" w:rsidR="00C47287" w:rsidRDefault="00C47287" w:rsidP="00C47287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920" w:after="192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Estructura inicial del proyecto</w:t>
      </w:r>
    </w:p>
    <w:p w14:paraId="0818AD49" w14:textId="77777777" w:rsidR="00C47287" w:rsidRDefault="00C47287" w:rsidP="00C47287">
      <w:pPr>
        <w:pStyle w:val="Ttulo4"/>
        <w:spacing w:before="0"/>
      </w:pPr>
      <w:bookmarkStart w:id="24" w:name="_Toc244042974"/>
      <w:r>
        <w:t>Figura 2. Estructura inicial del proyecto</w:t>
      </w:r>
      <w:bookmarkEnd w:id="24"/>
    </w:p>
    <w:p w14:paraId="35BC701C" w14:textId="77777777" w:rsidR="00C47287" w:rsidRDefault="00C47287" w:rsidP="00C47287">
      <w:r>
        <w:t>Cada componente conserva sus archivos .csproj y separa las responsabilidades según MVC. Las dependencias se declaran en el proyecto y los artefactos se redirigen mediante la configuración existente.</w:t>
      </w:r>
    </w:p>
    <w:p w14:paraId="1925AA8E" w14:textId="77777777" w:rsidR="00C47287" w:rsidRDefault="00C47287">
      <w:pPr>
        <w:pStyle w:val="Ttulo1"/>
      </w:pPr>
    </w:p>
    <w:p w14:paraId="550CCEE5" w14:textId="77777777" w:rsidR="00C47287" w:rsidRDefault="00C47287">
      <w:pPr>
        <w:pStyle w:val="Ttulo1"/>
      </w:pPr>
    </w:p>
    <w:p w14:paraId="676A01B4" w14:textId="77777777" w:rsidR="00A64875" w:rsidRDefault="000D7AA2">
      <w:pPr>
        <w:pStyle w:val="Ttulo1"/>
      </w:pPr>
      <w:bookmarkStart w:id="25" w:name="_Toc244042932"/>
      <w:r>
        <w:t>APLICACIONES SERVIDOR</w:t>
      </w:r>
      <w:bookmarkEnd w:id="25"/>
    </w:p>
    <w:p w14:paraId="68D04069" w14:textId="77777777" w:rsidR="00A64875" w:rsidRDefault="000D7AA2">
      <w:pPr>
        <w:pStyle w:val="Ttulo2"/>
      </w:pPr>
      <w:bookmarkStart w:id="26" w:name="_Toc244042933"/>
      <w:r>
        <w:t>CREACIÓN DEL PROYECTO SERVIDOR</w:t>
      </w:r>
      <w:bookmarkEnd w:id="26"/>
      <w:r>
        <w:t xml:space="preserve"> </w:t>
      </w:r>
    </w:p>
    <w:p w14:paraId="1843FD2C" w14:textId="77777777" w:rsidR="00A64875" w:rsidRDefault="000D7AA2">
      <w:r>
        <w:t>El script 04. SERVIDOR\IniciarServidor.ps1 configura el entorno y ejecuta ASP.NET Core con CoreWCF. Endpoint: http://127.0.0.1:19081/04.SERVIDOR/WSConversionUnidades_DotNet_SOAP_GR09. Para consultar el contrato agrega ?wsdl.</w:t>
      </w:r>
    </w:p>
    <w:p w14:paraId="03545296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836" w:after="1836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Creación del proyecto – Servidor SOAP</w:t>
      </w:r>
    </w:p>
    <w:p w14:paraId="54F0F08D" w14:textId="77777777" w:rsidR="00A64875" w:rsidRDefault="000D7AA2">
      <w:pPr>
        <w:pStyle w:val="Ttulo4"/>
      </w:pPr>
      <w:bookmarkStart w:id="27" w:name="_Toc244042975"/>
      <w:r>
        <w:t>Figura 12. Creación del proyecto – Servidor SOAP</w:t>
      </w:r>
      <w:bookmarkEnd w:id="27"/>
    </w:p>
    <w:p w14:paraId="3A492392" w14:textId="77777777" w:rsidR="00AE0788" w:rsidRPr="00AE0788" w:rsidRDefault="00AE0788" w:rsidP="00AE0788"/>
    <w:p w14:paraId="22E67A6C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2283" w:after="2283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Configuración del proyecto 1 - Servidor SOAP</w:t>
      </w:r>
    </w:p>
    <w:p w14:paraId="7EF347AA" w14:textId="77777777" w:rsidR="00A64875" w:rsidRDefault="000D7AA2">
      <w:pPr>
        <w:pStyle w:val="Ttulo4"/>
      </w:pPr>
      <w:bookmarkStart w:id="28" w:name="_Toc244042976"/>
      <w:r>
        <w:t>Figura 13. Configuración del proyecto 1 - Servidor SOAP</w:t>
      </w:r>
      <w:bookmarkEnd w:id="28"/>
    </w:p>
    <w:p w14:paraId="56113B12" w14:textId="77777777" w:rsidR="00AE0788" w:rsidRPr="00AE0788" w:rsidRDefault="00AE0788" w:rsidP="00AE0788"/>
    <w:p w14:paraId="6E13F42F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2012" w:after="2012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Configuración del proyecto 2 - Servidor SOAP</w:t>
      </w:r>
    </w:p>
    <w:p w14:paraId="0E8B9654" w14:textId="77777777" w:rsidR="00A64875" w:rsidRDefault="000D7AA2">
      <w:pPr>
        <w:pStyle w:val="Ttulo4"/>
      </w:pPr>
      <w:bookmarkStart w:id="29" w:name="_Toc244042977"/>
      <w:r>
        <w:t>Figura 14. Configuración del proyecto 2 - Servidor SOAP</w:t>
      </w:r>
      <w:bookmarkEnd w:id="29"/>
    </w:p>
    <w:p w14:paraId="1C12D3AF" w14:textId="77777777" w:rsidR="00A64875" w:rsidRDefault="000D7AA2">
      <w:pPr>
        <w:pStyle w:val="Ttulo2"/>
      </w:pPr>
      <w:bookmarkStart w:id="30" w:name="_Toc244042934"/>
      <w:r>
        <w:t>CODIFICACIÓN DEL PROYECTO SERVIDOR</w:t>
      </w:r>
      <w:bookmarkEnd w:id="30"/>
    </w:p>
    <w:p w14:paraId="194F98C6" w14:textId="77777777" w:rsidR="00A64875" w:rsidRDefault="000D7AA2">
      <w:pPr>
        <w:pStyle w:val="Ttulo3"/>
      </w:pPr>
      <w:bookmarkStart w:id="31" w:name="_Toc244042935"/>
      <w:r>
        <w:t>CREACIÓN DE PAQUETES</w:t>
      </w:r>
      <w:bookmarkEnd w:id="31"/>
    </w:p>
    <w:p w14:paraId="1DA4A040" w14:textId="77777777" w:rsidR="00A64875" w:rsidRDefault="000D7AA2">
      <w:pPr>
        <w:rPr>
          <w:i/>
          <w:iCs/>
        </w:rPr>
      </w:pPr>
      <w:r>
        <w:t>El servidor organiza Controladores, Servicios, Modelos/Unidades, Modelos/Utilidades y Seguridad. Los conversores implementan IConversor&lt;TUnidad&gt;; ServicioConversor selecciona el conversor y valida los datos.</w:t>
      </w:r>
    </w:p>
    <w:p w14:paraId="4FA47331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922" w:after="922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Estructura de paquetes - Servidor SOAP</w:t>
      </w:r>
    </w:p>
    <w:p w14:paraId="72E404A0" w14:textId="77777777" w:rsidR="00A64875" w:rsidRDefault="000D7AA2">
      <w:pPr>
        <w:pStyle w:val="Ttulo4"/>
      </w:pPr>
      <w:bookmarkStart w:id="32" w:name="_Toc244042978"/>
      <w:r>
        <w:t>Figura 15. Estructura de paquetes - Servidor SOAP</w:t>
      </w:r>
      <w:bookmarkEnd w:id="32"/>
    </w:p>
    <w:p w14:paraId="3092688F" w14:textId="77777777" w:rsidR="00A64875" w:rsidRDefault="000D7AA2">
      <w:pPr>
        <w:pStyle w:val="Ttulo3"/>
      </w:pPr>
      <w:bookmarkStart w:id="33" w:name="_Toc244042936"/>
      <w:r>
        <w:t>DEFINICIÓN DEL CONTRATO SOAP</w:t>
      </w:r>
      <w:bookmarkEnd w:id="33"/>
    </w:p>
    <w:p w14:paraId="7BC2084B" w14:textId="77777777" w:rsidR="00A64875" w:rsidRDefault="000D7AA2">
      <w:pPr>
        <w:spacing w:before="240" w:after="240"/>
      </w:pPr>
      <w:r>
        <w:t>CoreWCF 1.9.1 publica SOAP 1.1 con BasicHttpBinding. El contrato define login, cambiarContrasenia, convertirLongitud, convertirMasa y convertirTemperatura. El nombre WSConversionUnidades_Java_SOAP_GR09 se conserva dentro del WSDL por compatibilidad.</w:t>
      </w:r>
    </w:p>
    <w:p w14:paraId="5DC516FC" w14:textId="77777777" w:rsidR="00A64875" w:rsidRDefault="000D7AA2">
      <w:pPr>
        <w:spacing w:before="240" w:after="240"/>
      </w:pPr>
      <w:r>
        <w:t>Las credenciales iniciales exactas son Monster / Monster9. El token dura 15 minutos y se envía en el encabezado SOAP token, en el namespace del contrato. Cambiar contraseña modifica solo la memoria del servidor. Cerrar sesión en los clientes elimina el token local; no existe operación SOAP logout.</w:t>
      </w:r>
    </w:p>
    <w:p w14:paraId="6D0FB78E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458" w:after="458" w:line="240" w:lineRule="exact"/>
        <w:jc w:val="center"/>
        <w:rPr>
          <w:i/>
          <w:iCs/>
          <w:color w:val="1F497D"/>
          <w:sz w:val="18"/>
          <w:szCs w:val="18"/>
        </w:rPr>
      </w:pPr>
      <w:bookmarkStart w:id="34" w:name="_50i3qgl0xzvk" w:colFirst="0" w:colLast="0"/>
      <w:bookmarkEnd w:id="34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Controladores y contrato del servidor</w:t>
      </w:r>
    </w:p>
    <w:p w14:paraId="0F01C603" w14:textId="77777777" w:rsidR="00A64875" w:rsidRDefault="000D7AA2">
      <w:pPr>
        <w:pStyle w:val="Ttulo4"/>
      </w:pPr>
      <w:bookmarkStart w:id="35" w:name="_Toc244042979"/>
      <w:r>
        <w:t>Figura 16. Controladores y contrato del servidor</w:t>
      </w:r>
      <w:bookmarkEnd w:id="35"/>
    </w:p>
    <w:p w14:paraId="52162BA5" w14:textId="77777777" w:rsidR="00234577" w:rsidRDefault="00234577">
      <w:pPr>
        <w:pStyle w:val="Ttulo5"/>
        <w:sectPr w:rsidR="00234577" w:rsidSect="00AE0788">
          <w:footerReference w:type="even" r:id="rId10"/>
          <w:footerReference w:type="default" r:id="rId11"/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7952884" w14:textId="77777777" w:rsidR="00A64875" w:rsidRDefault="000D7AA2" w:rsidP="00234577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bookmarkStart w:id="36" w:name="_Toc244043015"/>
      <w:r w:rsidRPr="00234577">
        <w:rPr>
          <w:b/>
          <w:bCs/>
          <w:i w:val="0"/>
          <w:iCs w:val="0"/>
          <w:sz w:val="24"/>
          <w:szCs w:val="24"/>
        </w:rPr>
        <w:lastRenderedPageBreak/>
        <w:t>Tabla 1. Método IniciarSesion - ServicioAutenticacion.cs</w:t>
      </w:r>
      <w:bookmarkEnd w:id="36"/>
      <w:r w:rsidRPr="00234577">
        <w:rPr>
          <w:b/>
          <w:bCs/>
          <w:i w:val="0"/>
          <w:iCs w:val="0"/>
          <w:sz w:val="24"/>
          <w:szCs w:val="24"/>
        </w:rPr>
        <w:t xml:space="preserve"> </w:t>
      </w:r>
    </w:p>
    <w:p w14:paraId="7040260B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public string IniciarSesion(string usuario, string contrasenia)</w:t>
      </w:r>
    </w:p>
    <w:p w14:paraId="680068E2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{</w:t>
      </w:r>
    </w:p>
    <w:p w14:paraId="72C48DBA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lock (_bloqueo)</w:t>
      </w:r>
    </w:p>
    <w:p w14:paraId="797DFA6C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70FD0A20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if (!string.Equals(usuario, UsuarioInicial, StringComparison.Ordinal)</w:t>
      </w:r>
    </w:p>
    <w:p w14:paraId="367A686F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|| !string.Equals(contrasenia, _contrasenia, StringComparison.Ordinal))</w:t>
      </w:r>
    </w:p>
    <w:p w14:paraId="11053914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106B6413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throw new InvalidOperationException("Credenciales incorr</w:t>
      </w:r>
      <w:r>
        <w:rPr>
          <w:rFonts w:ascii="Consolas" w:hAnsi="Consolas" w:cs="Consolas"/>
          <w:sz w:val="16"/>
        </w:rPr>
        <w:t>ectas");</w:t>
      </w:r>
    </w:p>
    <w:p w14:paraId="02EADC09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0708026A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59515860" w14:textId="77777777" w:rsidR="0042033C" w:rsidRDefault="0042033C">
      <w:pPr>
        <w:spacing w:after="0" w:line="180" w:lineRule="auto"/>
      </w:pPr>
    </w:p>
    <w:p w14:paraId="20B850BB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return _tokens.Generar();</w:t>
      </w:r>
    </w:p>
    <w:p w14:paraId="59FDD5C5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</w:t>
      </w:r>
    </w:p>
    <w:p w14:paraId="79FEDD79" w14:textId="77777777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bookmarkStart w:id="37" w:name="_Toc244043016"/>
      <w:r w:rsidRPr="00C74EA2">
        <w:rPr>
          <w:b/>
          <w:bCs/>
          <w:i w:val="0"/>
          <w:iCs w:val="0"/>
          <w:sz w:val="24"/>
          <w:szCs w:val="24"/>
        </w:rPr>
        <w:t>Tabla 2. Contrato de operaciones - IContratoConversorSoap.cs</w:t>
      </w:r>
      <w:bookmarkEnd w:id="37"/>
      <w:r w:rsidRPr="00C74EA2">
        <w:rPr>
          <w:b/>
          <w:bCs/>
          <w:i w:val="0"/>
          <w:iCs w:val="0"/>
          <w:sz w:val="24"/>
          <w:szCs w:val="24"/>
        </w:rPr>
        <w:t xml:space="preserve"> </w:t>
      </w:r>
    </w:p>
    <w:p w14:paraId="41837546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using CoreWCF;</w:t>
      </w:r>
    </w:p>
    <w:p w14:paraId="6B36E441" w14:textId="77777777" w:rsidR="0042033C" w:rsidRDefault="0042033C">
      <w:pPr>
        <w:spacing w:after="0" w:line="180" w:lineRule="auto"/>
      </w:pPr>
    </w:p>
    <w:p w14:paraId="33DF8C0C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namespace WSConversionUnidades_DotNet_SOAP_GR09.Controladores;</w:t>
      </w:r>
    </w:p>
    <w:p w14:paraId="220C7AB5" w14:textId="77777777" w:rsidR="0042033C" w:rsidRDefault="0042033C">
      <w:pPr>
        <w:spacing w:after="0" w:line="180" w:lineRule="auto"/>
      </w:pPr>
    </w:p>
    <w:p w14:paraId="53CC3D22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public static class ContratoSoap</w:t>
      </w:r>
    </w:p>
    <w:p w14:paraId="5D5210D9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{</w:t>
      </w:r>
    </w:p>
    <w:p w14:paraId="305D4A52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public const string EspacioNombres = "http://ws.controladores.monster.edu.ec/";</w:t>
      </w:r>
    </w:p>
    <w:p w14:paraId="05F8FE70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public const string NombreServicio = "WSConversionUnidades_Java_SOAP_</w:t>
      </w:r>
      <w:r>
        <w:rPr>
          <w:rFonts w:ascii="Consolas" w:hAnsi="Consolas" w:cs="Consolas"/>
          <w:sz w:val="16"/>
        </w:rPr>
        <w:t>GR09";</w:t>
      </w:r>
    </w:p>
    <w:p w14:paraId="3C45CF93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public const string NombrePuerto = "WSConversionUnidades_Java_SOAP_GR09Port";</w:t>
      </w:r>
    </w:p>
    <w:p w14:paraId="5D391FC7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}</w:t>
      </w:r>
    </w:p>
    <w:p w14:paraId="73850C47" w14:textId="77777777" w:rsidR="0042033C" w:rsidRDefault="0042033C">
      <w:pPr>
        <w:spacing w:after="0" w:line="180" w:lineRule="auto"/>
      </w:pPr>
    </w:p>
    <w:p w14:paraId="5234EAB7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[ServiceContract(Name = ContratoSoap.NombreServicio, Namespace = ContratoSoap.EspacioNombres)]</w:t>
      </w:r>
    </w:p>
    <w:p w14:paraId="531D501C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public interface IContratoConversorSoap</w:t>
      </w:r>
    </w:p>
    <w:p w14:paraId="26973603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{</w:t>
      </w:r>
    </w:p>
    <w:p w14:paraId="11FFE3E4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[OperationContract(Name</w:t>
      </w:r>
      <w:r>
        <w:rPr>
          <w:rFonts w:ascii="Consolas" w:hAnsi="Consolas" w:cs="Consolas"/>
          <w:sz w:val="16"/>
        </w:rPr>
        <w:t xml:space="preserve"> = "login")]</w:t>
      </w:r>
    </w:p>
    <w:p w14:paraId="20D64A4B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[return: MessageParameter(Name = "return")]</w:t>
      </w:r>
    </w:p>
    <w:p w14:paraId="57ECD604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string Login(</w:t>
      </w:r>
    </w:p>
    <w:p w14:paraId="33DB4F31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[MessageParameter(Name = "usuario")] string usuario,</w:t>
      </w:r>
    </w:p>
    <w:p w14:paraId="7F79C850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[MessageParameter(Name = "contrasenia")] string contrasenia);</w:t>
      </w:r>
    </w:p>
    <w:p w14:paraId="7E06AA22" w14:textId="77777777" w:rsidR="0042033C" w:rsidRDefault="0042033C">
      <w:pPr>
        <w:spacing w:after="0" w:line="180" w:lineRule="auto"/>
      </w:pPr>
    </w:p>
    <w:p w14:paraId="60B9CAF8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[OperationContract(Name = "cambiarContras</w:t>
      </w:r>
      <w:r>
        <w:rPr>
          <w:rFonts w:ascii="Consolas" w:hAnsi="Consolas" w:cs="Consolas"/>
          <w:sz w:val="16"/>
        </w:rPr>
        <w:t>enia")]</w:t>
      </w:r>
    </w:p>
    <w:p w14:paraId="52AC663B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[return: MessageParameter(Name = "return")]</w:t>
      </w:r>
    </w:p>
    <w:p w14:paraId="3ADAD2FB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string CambiarContrasenia(</w:t>
      </w:r>
    </w:p>
    <w:p w14:paraId="77DCB016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[MessageParameter(Name = "contraseniaActual")] string contraseniaActual,</w:t>
      </w:r>
    </w:p>
    <w:p w14:paraId="685C3214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[MessageParameter(Name = "contraseniaNueva")] string contraseniaNueva);</w:t>
      </w:r>
    </w:p>
    <w:p w14:paraId="33FA0D4C" w14:textId="77777777" w:rsidR="0042033C" w:rsidRDefault="0042033C">
      <w:pPr>
        <w:spacing w:after="0" w:line="180" w:lineRule="auto"/>
      </w:pPr>
    </w:p>
    <w:p w14:paraId="1ADCE2E5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[OperationContract(Name = "convertirLongitud")]</w:t>
      </w:r>
    </w:p>
    <w:p w14:paraId="26F92D35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[return: MessageParameter(Name = "return")]</w:t>
      </w:r>
    </w:p>
    <w:p w14:paraId="4047FEB4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double ConvertirLongitud(</w:t>
      </w:r>
    </w:p>
    <w:p w14:paraId="25031EED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[MessageParameter(Name = "valor")] do</w:t>
      </w:r>
      <w:r>
        <w:rPr>
          <w:rFonts w:ascii="Consolas" w:hAnsi="Consolas" w:cs="Consolas"/>
          <w:sz w:val="16"/>
        </w:rPr>
        <w:t>uble valor,</w:t>
      </w:r>
    </w:p>
    <w:p w14:paraId="03C63448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[MessageParameter(Name = "unidadInicial")] string unidadInicial,</w:t>
      </w:r>
    </w:p>
    <w:p w14:paraId="65D05AE3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[MessageParameter(Name = "unidadFinal")] string unidadFinal);</w:t>
      </w:r>
    </w:p>
    <w:p w14:paraId="053BA12B" w14:textId="77777777" w:rsidR="0042033C" w:rsidRDefault="0042033C">
      <w:pPr>
        <w:spacing w:after="0" w:line="180" w:lineRule="auto"/>
      </w:pPr>
    </w:p>
    <w:p w14:paraId="5BA294E8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[OperationContract(Name = "convertirMasa")]</w:t>
      </w:r>
    </w:p>
    <w:p w14:paraId="07378185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[return: MessageParameter(Name = "return")]</w:t>
      </w:r>
    </w:p>
    <w:p w14:paraId="77707ABE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</w:t>
      </w:r>
      <w:r>
        <w:rPr>
          <w:rFonts w:ascii="Consolas" w:hAnsi="Consolas" w:cs="Consolas"/>
          <w:sz w:val="16"/>
        </w:rPr>
        <w:t>double ConvertirMasa(</w:t>
      </w:r>
    </w:p>
    <w:p w14:paraId="3121CA67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[MessageParameter(Name = "valor")] double valor,</w:t>
      </w:r>
    </w:p>
    <w:p w14:paraId="785EA329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lastRenderedPageBreak/>
        <w:t xml:space="preserve">        [MessageParameter(Name = "unidadInicial")] string unidadInicial,</w:t>
      </w:r>
    </w:p>
    <w:p w14:paraId="61A6629D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[MessageParameter(Name = "unidadFinal")] string unidadFinal);</w:t>
      </w:r>
    </w:p>
    <w:p w14:paraId="472211A7" w14:textId="77777777" w:rsidR="0042033C" w:rsidRDefault="0042033C">
      <w:pPr>
        <w:spacing w:after="0" w:line="180" w:lineRule="auto"/>
      </w:pPr>
    </w:p>
    <w:p w14:paraId="010C0DBC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[OperationContract(Name = "convertirTemperatura")]</w:t>
      </w:r>
    </w:p>
    <w:p w14:paraId="4677A583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[return: MessageParameter(Name = "return")]</w:t>
      </w:r>
    </w:p>
    <w:p w14:paraId="77155F9D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double ConvertirTemperatura(</w:t>
      </w:r>
    </w:p>
    <w:p w14:paraId="0A020B37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[MessageParameter(Name = "valor")] double</w:t>
      </w:r>
      <w:r>
        <w:rPr>
          <w:rFonts w:ascii="Consolas" w:hAnsi="Consolas" w:cs="Consolas"/>
          <w:sz w:val="16"/>
        </w:rPr>
        <w:t xml:space="preserve"> valor,</w:t>
      </w:r>
    </w:p>
    <w:p w14:paraId="0B74F627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[MessageParameter(Name = "unidadInicial")] string unidadInicial,</w:t>
      </w:r>
    </w:p>
    <w:p w14:paraId="21140059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[MessageParameter(Name = "unidadFinal")] string unidadFinal);</w:t>
      </w:r>
    </w:p>
    <w:p w14:paraId="175E296E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}</w:t>
      </w:r>
    </w:p>
    <w:p w14:paraId="1268254C" w14:textId="77777777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bookmarkStart w:id="38" w:name="_Toc244043017"/>
      <w:r w:rsidRPr="00C74EA2">
        <w:rPr>
          <w:b/>
          <w:bCs/>
          <w:i w:val="0"/>
          <w:iCs w:val="0"/>
          <w:sz w:val="24"/>
          <w:szCs w:val="24"/>
        </w:rPr>
        <w:t>Tabla 3. Método ConvertirLongitud - ServicioConversor.cs</w:t>
      </w:r>
      <w:bookmarkEnd w:id="38"/>
      <w:r w:rsidRPr="00C74EA2">
        <w:rPr>
          <w:b/>
          <w:bCs/>
          <w:i w:val="0"/>
          <w:iCs w:val="0"/>
          <w:sz w:val="24"/>
          <w:szCs w:val="24"/>
        </w:rPr>
        <w:t xml:space="preserve"> </w:t>
      </w:r>
    </w:p>
    <w:p w14:paraId="406BA143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public double ConvertirLongitud(double valor,</w:t>
      </w:r>
      <w:r>
        <w:rPr>
          <w:rFonts w:ascii="Consolas" w:hAnsi="Consolas" w:cs="Consolas"/>
          <w:sz w:val="16"/>
        </w:rPr>
        <w:t xml:space="preserve"> string unidadInicial, string unidadFinal)</w:t>
      </w:r>
    </w:p>
    <w:p w14:paraId="7C165A35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{</w:t>
      </w:r>
    </w:p>
    <w:p w14:paraId="008F9F6A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ValidarValor(valor);</w:t>
      </w:r>
    </w:p>
    <w:p w14:paraId="20E3583D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return ValidarResultado(conversorLongitud.Convertir(</w:t>
      </w:r>
    </w:p>
    <w:p w14:paraId="4CBCCE83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valor,</w:t>
      </w:r>
    </w:p>
    <w:p w14:paraId="024B5F55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ParsearUnidad&lt;UnidadLongitud&gt;(unidadInicial),</w:t>
      </w:r>
    </w:p>
    <w:p w14:paraId="2094F2AF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ParsearUnidad&lt;UnidadLongitud&gt;(unidadFinal)));</w:t>
      </w:r>
    </w:p>
    <w:p w14:paraId="0D2EDCE6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</w:t>
      </w:r>
    </w:p>
    <w:p w14:paraId="59DD2C4F" w14:textId="77777777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bookmarkStart w:id="39" w:name="_Toc244043018"/>
      <w:r w:rsidRPr="00C74EA2">
        <w:rPr>
          <w:b/>
          <w:bCs/>
          <w:i w:val="0"/>
          <w:iCs w:val="0"/>
          <w:sz w:val="24"/>
          <w:szCs w:val="24"/>
        </w:rPr>
        <w:t>Tabla 4. Inicio y registro de servicios - Aplicacion.cs</w:t>
      </w:r>
      <w:bookmarkEnd w:id="39"/>
    </w:p>
    <w:p w14:paraId="14F9BADA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using CoreWCF;</w:t>
      </w:r>
    </w:p>
    <w:p w14:paraId="4B82031A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using CoreWCF.Configuration;</w:t>
      </w:r>
    </w:p>
    <w:p w14:paraId="55BDE857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using CoreWCF.Description;</w:t>
      </w:r>
    </w:p>
    <w:p w14:paraId="71874105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using W</w:t>
      </w:r>
      <w:r>
        <w:rPr>
          <w:rFonts w:ascii="Consolas" w:hAnsi="Consolas" w:cs="Consolas"/>
          <w:sz w:val="16"/>
        </w:rPr>
        <w:t>SConversionUnidades_DotNet_SOAP_GR09.Controladores;</w:t>
      </w:r>
    </w:p>
    <w:p w14:paraId="6CD660D6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using WSConversionUnidades_DotNet_SOAP_GR09.Modelos.Unidades;</w:t>
      </w:r>
    </w:p>
    <w:p w14:paraId="774DF40A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using WSConversionUnidades_DotNet_SOAP_GR09.Modelos.Utilidades;</w:t>
      </w:r>
    </w:p>
    <w:p w14:paraId="04981F0B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using WSConversionUnidades_DotNet_SOAP_GR09.Seguridad;</w:t>
      </w:r>
    </w:p>
    <w:p w14:paraId="5AEBA2C4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using WSConversionUnida</w:t>
      </w:r>
      <w:r>
        <w:rPr>
          <w:rFonts w:ascii="Consolas" w:hAnsi="Consolas" w:cs="Consolas"/>
          <w:sz w:val="16"/>
        </w:rPr>
        <w:t>des_DotNet_SOAP_GR09.Servicios;</w:t>
      </w:r>
    </w:p>
    <w:p w14:paraId="1CD014C5" w14:textId="77777777" w:rsidR="0042033C" w:rsidRDefault="0042033C">
      <w:pPr>
        <w:spacing w:after="0" w:line="180" w:lineRule="auto"/>
      </w:pPr>
    </w:p>
    <w:p w14:paraId="75B97BB1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const string rutaServicio = "/04.SERVIDOR/WSConversionUnidades_DotNet_SOAP_GR09";</w:t>
      </w:r>
    </w:p>
    <w:p w14:paraId="67CB22FE" w14:textId="77777777" w:rsidR="0042033C" w:rsidRDefault="0042033C">
      <w:pPr>
        <w:spacing w:after="0" w:line="180" w:lineRule="auto"/>
      </w:pPr>
    </w:p>
    <w:p w14:paraId="770A677A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var configurador = WebApplication.CreateBuilder(args);</w:t>
      </w:r>
    </w:p>
    <w:p w14:paraId="6530A12A" w14:textId="77777777" w:rsidR="0042033C" w:rsidRDefault="0042033C">
      <w:pPr>
        <w:spacing w:after="0" w:line="180" w:lineRule="auto"/>
      </w:pPr>
    </w:p>
    <w:p w14:paraId="15A3AD30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configurador.Services.AddSingleton&lt;AdministradorTokens&gt;();</w:t>
      </w:r>
    </w:p>
    <w:p w14:paraId="4337D79D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</w:t>
      </w:r>
      <w:r>
        <w:rPr>
          <w:rFonts w:ascii="Consolas" w:hAnsi="Consolas" w:cs="Consolas"/>
          <w:sz w:val="16"/>
        </w:rPr>
        <w:t>Singleton&lt;ServicioAutenticacion&gt;();</w:t>
      </w:r>
    </w:p>
    <w:p w14:paraId="50577F52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configurador.Services.AddSingleton&lt;IConversor&lt;UnidadLongitud&gt;, ConversorLongitud&gt;();</w:t>
      </w:r>
    </w:p>
    <w:p w14:paraId="47BC4C19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configurador.Services.AddSingleton&lt;IConversor&lt;UnidadMasa&gt;, ConversorMasa&gt;();</w:t>
      </w:r>
    </w:p>
    <w:p w14:paraId="1DC036B9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configurador.Services.AddSingleton&lt;IConversor&lt;UnidadTemper</w:t>
      </w:r>
      <w:r>
        <w:rPr>
          <w:rFonts w:ascii="Consolas" w:hAnsi="Consolas" w:cs="Consolas"/>
          <w:sz w:val="16"/>
        </w:rPr>
        <w:t>atura&gt;, ConversorTemperatura&gt;();</w:t>
      </w:r>
    </w:p>
    <w:p w14:paraId="7200104D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configurador.Services.AddSingleton&lt;ServicioConversor&gt;();</w:t>
      </w:r>
    </w:p>
    <w:p w14:paraId="077E438D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configurador.Services.AddTransient&lt;ControladorConversorSoap&gt;();</w:t>
      </w:r>
    </w:p>
    <w:p w14:paraId="11F22927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configurador.Services.AddServiceModelServices().AddServiceModelMetadata();</w:t>
      </w:r>
    </w:p>
    <w:p w14:paraId="12218819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configurador.Services.AddSingleton&lt;IServiceBehavior, UseRequestHeadersForMetadataAddressBehavior&gt;();</w:t>
      </w:r>
    </w:p>
    <w:p w14:paraId="2B6EF323" w14:textId="77777777" w:rsidR="0042033C" w:rsidRDefault="0042033C">
      <w:pPr>
        <w:spacing w:after="0" w:line="180" w:lineRule="auto"/>
      </w:pPr>
    </w:p>
    <w:p w14:paraId="5A724733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var aplicacion = configurador.Build();</w:t>
      </w:r>
    </w:p>
    <w:p w14:paraId="6D226649" w14:textId="77777777" w:rsidR="0042033C" w:rsidRDefault="0042033C">
      <w:pPr>
        <w:spacing w:after="0" w:line="180" w:lineRule="auto"/>
      </w:pPr>
    </w:p>
    <w:p w14:paraId="5BBAFAE6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aplicacion.UseServiceModel(serviceBuild</w:t>
      </w:r>
      <w:r>
        <w:rPr>
          <w:rFonts w:ascii="Consolas" w:hAnsi="Consolas" w:cs="Consolas"/>
          <w:sz w:val="16"/>
        </w:rPr>
        <w:t>er =&gt;</w:t>
      </w:r>
    </w:p>
    <w:p w14:paraId="2F38377A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{</w:t>
      </w:r>
    </w:p>
    <w:p w14:paraId="1AB508B5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serviceBuilder</w:t>
      </w:r>
    </w:p>
    <w:p w14:paraId="2E1BC2E0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.AddService&lt;ControladorConversorSoap&gt;()</w:t>
      </w:r>
    </w:p>
    <w:p w14:paraId="7A0FCAE9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.AddServiceEndpoint&lt;ControladorConversorSoap, IContratoConversorSoap&gt;(</w:t>
      </w:r>
    </w:p>
    <w:p w14:paraId="4AE84E0C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new BasicHttpBinding(), rutaServicio);</w:t>
      </w:r>
    </w:p>
    <w:p w14:paraId="4D06F082" w14:textId="77777777" w:rsidR="0042033C" w:rsidRDefault="0042033C">
      <w:pPr>
        <w:spacing w:after="0" w:line="180" w:lineRule="auto"/>
      </w:pPr>
    </w:p>
    <w:p w14:paraId="1E459660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lastRenderedPageBreak/>
        <w:t xml:space="preserve">    serviceBuilder.ConfigureServiceHostBase&lt;ControladorConversorSoap&gt;(serviceHost =&gt;</w:t>
      </w:r>
    </w:p>
    <w:p w14:paraId="6EA6B0F9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{</w:t>
      </w:r>
    </w:p>
    <w:p w14:paraId="0BE020F8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foreach (var endpoint in serviceHost.Description.Endpoints)</w:t>
      </w:r>
    </w:p>
    <w:p w14:paraId="305D7BC6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0D621ED1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if (endpoint.Contract.Name == ContratoSoap.NombreServicio)</w:t>
      </w:r>
    </w:p>
    <w:p w14:paraId="08450122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{</w:t>
      </w:r>
    </w:p>
    <w:p w14:paraId="5A493A96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</w:t>
      </w:r>
      <w:r>
        <w:rPr>
          <w:rFonts w:ascii="Consolas" w:hAnsi="Consolas" w:cs="Consolas"/>
          <w:sz w:val="16"/>
        </w:rPr>
        <w:t xml:space="preserve">              endpoint.Name = ContratoSoap.NombrePuerto;</w:t>
      </w:r>
    </w:p>
    <w:p w14:paraId="4659600A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6DC62769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65E2E7CB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});</w:t>
      </w:r>
    </w:p>
    <w:p w14:paraId="4CE3524D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});</w:t>
      </w:r>
    </w:p>
    <w:p w14:paraId="47D941F8" w14:textId="77777777" w:rsidR="0042033C" w:rsidRDefault="0042033C">
      <w:pPr>
        <w:spacing w:after="0" w:line="180" w:lineRule="auto"/>
      </w:pPr>
    </w:p>
    <w:p w14:paraId="74C49371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aplicacion.Services.GetRequiredService&lt;ServiceMetadataBehavior&gt;().HttpGetEnabled = true;</w:t>
      </w:r>
    </w:p>
    <w:p w14:paraId="345959C7" w14:textId="77777777" w:rsidR="0042033C" w:rsidRDefault="0042033C">
      <w:pPr>
        <w:spacing w:after="0" w:line="180" w:lineRule="auto"/>
      </w:pPr>
    </w:p>
    <w:p w14:paraId="62D5E75B" w14:textId="77777777" w:rsidR="0042033C" w:rsidRDefault="006411FD">
      <w:pPr>
        <w:spacing w:after="0" w:line="180" w:lineRule="auto"/>
      </w:pPr>
      <w:r>
        <w:rPr>
          <w:rFonts w:ascii="Consolas" w:hAnsi="Consolas" w:cs="Consolas"/>
          <w:sz w:val="16"/>
        </w:rPr>
        <w:t>aplicacion.Run();</w:t>
      </w:r>
    </w:p>
    <w:p w14:paraId="43197383" w14:textId="77777777" w:rsidR="00A64875" w:rsidRDefault="000D7AA2">
      <w:pPr>
        <w:pStyle w:val="Ttulo3"/>
      </w:pPr>
      <w:bookmarkStart w:id="40" w:name="_Toc244042937"/>
      <w:r>
        <w:t>CREACIÓN DE SERVICIO</w:t>
      </w:r>
      <w:bookmarkEnd w:id="40"/>
    </w:p>
    <w:p w14:paraId="4271402E" w14:textId="77777777" w:rsidR="00A64875" w:rsidRDefault="000D7AA2">
      <w:pPr>
        <w:spacing w:before="240" w:after="240"/>
      </w:pPr>
      <w:r>
        <w:t>La capa de servicios valida los datos y delega las fórmulas en ConversorLongitud, ConversorMasa y ConversorTemperatura. Las enumeraciones representan las unidades aceptadas; no existe acceso a una base de datos.</w:t>
      </w:r>
    </w:p>
    <w:p w14:paraId="0DB80B84" w14:textId="77777777" w:rsidR="00A64875" w:rsidRDefault="000D7AA2">
      <w:pPr>
        <w:spacing w:before="240" w:after="240"/>
      </w:pPr>
      <w:r>
        <w:rPr>
          <w:b/>
          <w:bCs/>
        </w:rPr>
        <w:t>Las credenciales iniciales exactas son Monster / Monster9. El token dura 15 minutos y se envía en el encabezado SOAP token, en el namespace del contrato. Cambiar contraseña modifica solo la memoria del servidor. Cerrar sesión en los clientes elimina el token local; no existe operación SOAP logout.</w:t>
      </w:r>
    </w:p>
    <w:p w14:paraId="689E8285" w14:textId="77777777" w:rsidR="00A64875" w:rsidRDefault="000D7AA2">
      <w:pPr>
        <w:spacing w:before="240" w:after="240"/>
      </w:pPr>
      <w:r>
        <w:rPr>
          <w:b/>
          <w:bCs/>
        </w:rPr>
        <w:t>IConversor&lt;TUnidad&gt; define Convertir. El catálogo actual admite siete unidades de longitud, siete de masa y seis de temperatura. Las enumeraciones y los conversores del servidor fijan los códigos y las fórmulas admitidos.</w:t>
      </w:r>
    </w:p>
    <w:p w14:paraId="240211AB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  <w:rPr>
          <w:i/>
          <w:iCs/>
          <w:color w:val="1F497D"/>
          <w:sz w:val="18"/>
          <w:szCs w:val="18"/>
        </w:rPr>
      </w:pPr>
      <w:bookmarkStart w:id="41" w:name="_wwo2lfpw13yx" w:colFirst="0" w:colLast="0"/>
      <w:bookmarkEnd w:id="41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Servicios y conversores IConversor&lt;TUnidad&gt;</w:t>
      </w:r>
    </w:p>
    <w:p w14:paraId="7E6C8F6E" w14:textId="77777777" w:rsidR="00A64875" w:rsidRDefault="000D7AA2">
      <w:pPr>
        <w:pStyle w:val="Ttulo4"/>
      </w:pPr>
      <w:bookmarkStart w:id="42" w:name="_Toc244042980"/>
      <w:r>
        <w:t>Figura 17. Servicios y conversores IConversor&lt;TUnidad&gt;</w:t>
      </w:r>
      <w:bookmarkEnd w:id="42"/>
    </w:p>
    <w:p w14:paraId="25C765A6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D93605A" w14:textId="77777777" w:rsidR="00A64875" w:rsidRDefault="000D7AA2">
      <w:pPr>
        <w:pStyle w:val="Ttulo5"/>
      </w:pPr>
      <w:bookmarkStart w:id="43" w:name="_Toc244043019"/>
      <w:r>
        <w:lastRenderedPageBreak/>
        <w:t>Tabla 5. ConversorLongitud.cs e IConversor&lt;UnidadLongitud&gt;</w:t>
      </w:r>
      <w:bookmarkEnd w:id="43"/>
      <w:r>
        <w:t xml:space="preserve"> </w:t>
      </w: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518C26FF" w14:textId="77777777">
        <w:tc>
          <w:tcPr>
            <w:tcW w:w="8494" w:type="dxa"/>
            <w:shd w:val="clear" w:color="auto" w:fill="D9D9D9"/>
          </w:tcPr>
          <w:p w14:paraId="49E44EB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WSConversionUnidades_DotNet_SOAP_GR09.Modelos.Unidades;</w:t>
            </w:r>
          </w:p>
          <w:p w14:paraId="56AD6DD1" w14:textId="77777777" w:rsidR="0042033C" w:rsidRDefault="0042033C">
            <w:pPr>
              <w:spacing w:line="180" w:lineRule="auto"/>
            </w:pPr>
          </w:p>
          <w:p w14:paraId="565ADDD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namespace WSConversion</w:t>
            </w:r>
            <w:r>
              <w:rPr>
                <w:rFonts w:ascii="Consolas" w:hAnsi="Consolas" w:cs="Consolas"/>
                <w:sz w:val="16"/>
              </w:rPr>
              <w:t>Unidades_DotNet_SOAP_GR09.Modelos.Utilidades;</w:t>
            </w:r>
          </w:p>
          <w:p w14:paraId="76FE598C" w14:textId="77777777" w:rsidR="0042033C" w:rsidRDefault="0042033C">
            <w:pPr>
              <w:spacing w:line="180" w:lineRule="auto"/>
            </w:pPr>
          </w:p>
          <w:p w14:paraId="16BE502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ConversorLongitud : IConversor&lt;UnidadLongitud&gt;</w:t>
            </w:r>
          </w:p>
          <w:p w14:paraId="1E15275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2C93A35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double Convertir(double valor, UnidadLongitud unidadOrigen, UnidadLongitud unidadDestino) =&gt;</w:t>
            </w:r>
          </w:p>
          <w:p w14:paraId="36ED9C1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valor * Factor(unidadOrigen)</w:t>
            </w:r>
            <w:r>
              <w:rPr>
                <w:rFonts w:ascii="Consolas" w:hAnsi="Consolas" w:cs="Consolas"/>
                <w:sz w:val="16"/>
              </w:rPr>
              <w:t xml:space="preserve"> / Factor(unidadDestino);</w:t>
            </w:r>
          </w:p>
          <w:p w14:paraId="548AF321" w14:textId="77777777" w:rsidR="0042033C" w:rsidRDefault="0042033C">
            <w:pPr>
              <w:spacing w:line="180" w:lineRule="auto"/>
            </w:pPr>
          </w:p>
          <w:p w14:paraId="719E16B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double Factor(UnidadLongitud unidad) =&gt; unidad switch</w:t>
            </w:r>
          </w:p>
          <w:p w14:paraId="58DA99F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55515BC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UnidadLongitud.MILIMETRO =&gt; 0.001,</w:t>
            </w:r>
          </w:p>
          <w:p w14:paraId="2D3B440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UnidadLongitud.CENTIMETRO =&gt; 0.01,</w:t>
            </w:r>
          </w:p>
          <w:p w14:paraId="55AD8CB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UnidadLongitud.METRO =&gt; 1.0,</w:t>
            </w:r>
          </w:p>
          <w:p w14:paraId="7DFD4AC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UnidadLongitud.KILOMETRO =&gt; 1000.0,</w:t>
            </w:r>
          </w:p>
          <w:p w14:paraId="792BD5B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UnidadLongitud.YARDA =&gt; 0.9144,</w:t>
            </w:r>
          </w:p>
          <w:p w14:paraId="21B2CAB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UnidadLongitud.PIES =&gt; 0.3048,</w:t>
            </w:r>
          </w:p>
          <w:p w14:paraId="6316897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UnidadLongitud.MILLAS =&gt; 1609.344,</w:t>
            </w:r>
          </w:p>
          <w:p w14:paraId="72A5928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 =&gt; throw new ArgumentOutOfRangeException(nameof(unidad))</w:t>
            </w:r>
          </w:p>
          <w:p w14:paraId="54F2D9C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};</w:t>
            </w:r>
          </w:p>
          <w:p w14:paraId="039A4D1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08C0F4F5" w14:textId="77777777" w:rsidR="00A64875" w:rsidRDefault="000D7AA2">
      <w:pPr>
        <w:pStyle w:val="Ttulo5"/>
      </w:pPr>
      <w:bookmarkStart w:id="44" w:name="_Toc244043020"/>
      <w:r>
        <w:t>Tabla 6. ConversorMasa.cs e IConversor&lt;UnidadMasa&gt;</w:t>
      </w:r>
      <w:bookmarkEnd w:id="44"/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36E6EF67" w14:textId="77777777">
        <w:tc>
          <w:tcPr>
            <w:tcW w:w="8494" w:type="dxa"/>
            <w:shd w:val="clear" w:color="auto" w:fill="D9D9D9"/>
          </w:tcPr>
          <w:p w14:paraId="6D82193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WSConversionUnidades_DotNet_SOAP_GR09.Modelos.Unidades;</w:t>
            </w:r>
          </w:p>
          <w:p w14:paraId="330D63DD" w14:textId="77777777" w:rsidR="0042033C" w:rsidRDefault="0042033C">
            <w:pPr>
              <w:spacing w:line="180" w:lineRule="auto"/>
            </w:pPr>
          </w:p>
          <w:p w14:paraId="23BCE0E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namespace WSConversionUnidades_DotNet_SOAP_GR09.Modelos.Utilidade</w:t>
            </w:r>
            <w:r>
              <w:rPr>
                <w:rFonts w:ascii="Consolas" w:hAnsi="Consolas" w:cs="Consolas"/>
                <w:sz w:val="16"/>
              </w:rPr>
              <w:t>s;</w:t>
            </w:r>
          </w:p>
          <w:p w14:paraId="200C48DF" w14:textId="77777777" w:rsidR="0042033C" w:rsidRDefault="0042033C">
            <w:pPr>
              <w:spacing w:line="180" w:lineRule="auto"/>
            </w:pPr>
          </w:p>
          <w:p w14:paraId="125455C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ConversorMasa : IConversor&lt;UnidadMasa&gt;</w:t>
            </w:r>
          </w:p>
          <w:p w14:paraId="486B60B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>{</w:t>
            </w:r>
          </w:p>
          <w:p w14:paraId="5A698FB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double Convertir(double valor, UnidadMasa unidadOrigen, UnidadMasa unidadDestino) =&gt;</w:t>
            </w:r>
          </w:p>
          <w:p w14:paraId="1EBB2D6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valor * Factor(unidadOrigen) / Factor(unidadDestino);</w:t>
            </w:r>
          </w:p>
          <w:p w14:paraId="0DC9C507" w14:textId="77777777" w:rsidR="0042033C" w:rsidRDefault="0042033C">
            <w:pPr>
              <w:spacing w:line="180" w:lineRule="auto"/>
            </w:pPr>
          </w:p>
          <w:p w14:paraId="109853A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double Factor(UnidadMasa unidad) =&gt; unidad switch</w:t>
            </w:r>
          </w:p>
          <w:p w14:paraId="3ECD99F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709854F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UnidadMasa.MILIGRAMO =&gt; 0.001,</w:t>
            </w:r>
          </w:p>
          <w:p w14:paraId="1F00AFC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UnidadMasa.GRAMO =&gt; 1.0,</w:t>
            </w:r>
          </w:p>
          <w:p w14:paraId="7864E8C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UnidadMasa.KILOGRAMO =&gt; 1000.0,</w:t>
            </w:r>
          </w:p>
          <w:p w14:paraId="5242A83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UnidadMasa.TONELADA =&gt; 1_000_000.0,</w:t>
            </w:r>
          </w:p>
          <w:p w14:paraId="623CB12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UnidadMasa.ONZA =</w:t>
            </w:r>
            <w:r>
              <w:rPr>
                <w:rFonts w:ascii="Consolas" w:hAnsi="Consolas" w:cs="Consolas"/>
                <w:sz w:val="16"/>
              </w:rPr>
              <w:t>&gt; 28.349523125,</w:t>
            </w:r>
          </w:p>
          <w:p w14:paraId="4D66121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UnidadMasa.LIBRAS =&gt; 453.59237,</w:t>
            </w:r>
          </w:p>
          <w:p w14:paraId="5FD006A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UnidadMasa.QUINTALES =&gt; 100_000.0,</w:t>
            </w:r>
          </w:p>
          <w:p w14:paraId="4A9BB41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 =&gt; throw new ArgumentOutOfRangeException(nameof(unidad))</w:t>
            </w:r>
          </w:p>
          <w:p w14:paraId="5257DEF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};</w:t>
            </w:r>
          </w:p>
          <w:p w14:paraId="1012A8E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547B0674" w14:textId="77777777" w:rsidR="00A64875" w:rsidRDefault="000D7AA2">
      <w:pPr>
        <w:pStyle w:val="Ttulo5"/>
      </w:pPr>
      <w:bookmarkStart w:id="45" w:name="_Toc244043021"/>
      <w:r>
        <w:lastRenderedPageBreak/>
        <w:t>Tabla 7. ConversorTemperatura.cs e IConversor&lt;UnidadTemperatura&gt;</w:t>
      </w:r>
      <w:bookmarkEnd w:id="45"/>
    </w:p>
    <w:tbl>
      <w:tblPr>
        <w:tblStyle w:val="a6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0B251080" w14:textId="77777777">
        <w:tc>
          <w:tcPr>
            <w:tcW w:w="8494" w:type="dxa"/>
            <w:shd w:val="clear" w:color="auto" w:fill="D9D9D9"/>
          </w:tcPr>
          <w:p w14:paraId="0EB3674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WSConvers</w:t>
            </w:r>
            <w:r>
              <w:rPr>
                <w:rFonts w:ascii="Consolas" w:hAnsi="Consolas" w:cs="Consolas"/>
                <w:sz w:val="16"/>
              </w:rPr>
              <w:t>ionUnidades_DotNet_SOAP_GR09.Modelos.Unidades;</w:t>
            </w:r>
          </w:p>
          <w:p w14:paraId="138E1884" w14:textId="77777777" w:rsidR="0042033C" w:rsidRDefault="0042033C">
            <w:pPr>
              <w:spacing w:line="180" w:lineRule="auto"/>
            </w:pPr>
          </w:p>
          <w:p w14:paraId="4D4F2DE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namespace WSConversionUnidades_DotNet_SOAP_GR09.Modelos.Utilidades;</w:t>
            </w:r>
          </w:p>
          <w:p w14:paraId="71A01E33" w14:textId="77777777" w:rsidR="0042033C" w:rsidRDefault="0042033C">
            <w:pPr>
              <w:spacing w:line="180" w:lineRule="auto"/>
            </w:pPr>
          </w:p>
          <w:p w14:paraId="26B3885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ConversorTemperatura : IConversor&lt;UnidadTemperatura&gt;</w:t>
            </w:r>
          </w:p>
          <w:p w14:paraId="5081FDD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25F32C1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double Convertir(double valor, UnidadTemperatura origen, UnidadTemperatura destino)</w:t>
            </w:r>
          </w:p>
          <w:p w14:paraId="7CEE6CA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61CB32C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(origen == destino)</w:t>
            </w:r>
          </w:p>
          <w:p w14:paraId="4B67327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5108C27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valor;</w:t>
            </w:r>
          </w:p>
          <w:p w14:paraId="5819665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6178BF6C" w14:textId="77777777" w:rsidR="0042033C" w:rsidRDefault="0042033C">
            <w:pPr>
              <w:spacing w:line="180" w:lineRule="auto"/>
            </w:pPr>
          </w:p>
          <w:p w14:paraId="7054709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</w:t>
            </w:r>
            <w:r>
              <w:rPr>
                <w:rFonts w:ascii="Consolas" w:hAnsi="Consolas" w:cs="Consolas"/>
                <w:sz w:val="16"/>
              </w:rPr>
              <w:t xml:space="preserve">      var celsius = origen switch</w:t>
            </w:r>
          </w:p>
          <w:p w14:paraId="726F5ED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3595406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UnidadTemperatura.CELSIUS =&gt; valor,</w:t>
            </w:r>
          </w:p>
          <w:p w14:paraId="39D3BBF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UnidadTemperatura.FAHRENHEIT =&gt; (valor - 32d) * 5d / 9d,</w:t>
            </w:r>
          </w:p>
          <w:p w14:paraId="0ADE5D0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UnidadTemperatura.KELVIN =&gt; valor - 273.15d,</w:t>
            </w:r>
          </w:p>
          <w:p w14:paraId="0FA2AF4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UnidadTemperatura.RANKINE </w:t>
            </w:r>
            <w:r>
              <w:rPr>
                <w:rFonts w:ascii="Consolas" w:hAnsi="Consolas" w:cs="Consolas"/>
                <w:sz w:val="16"/>
              </w:rPr>
              <w:t>=&gt; valor * 5d / 9d - 273.15d,</w:t>
            </w:r>
          </w:p>
          <w:p w14:paraId="6F2B0E4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UnidadTemperatura.NEWTON =&gt; valor * 100d / 33d,</w:t>
            </w:r>
          </w:p>
          <w:p w14:paraId="61D0CC8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UnidadTemperatura.REAUMUR =&gt; valor * 5d / 4d,</w:t>
            </w:r>
          </w:p>
          <w:p w14:paraId="2243638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_ =&gt; throw new ArgumentOutOfRangeException(nameof(origen))</w:t>
            </w:r>
          </w:p>
          <w:p w14:paraId="0E4E485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};</w:t>
            </w:r>
          </w:p>
          <w:p w14:paraId="6C3A6668" w14:textId="77777777" w:rsidR="0042033C" w:rsidRDefault="0042033C">
            <w:pPr>
              <w:spacing w:line="180" w:lineRule="auto"/>
            </w:pPr>
          </w:p>
          <w:p w14:paraId="1777891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destino sw</w:t>
            </w:r>
            <w:r>
              <w:rPr>
                <w:rFonts w:ascii="Consolas" w:hAnsi="Consolas" w:cs="Consolas"/>
                <w:sz w:val="16"/>
              </w:rPr>
              <w:t>itch</w:t>
            </w:r>
          </w:p>
          <w:p w14:paraId="5FD2DAA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371ADAF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UnidadTemperatura.CELSIUS =&gt; celsius,</w:t>
            </w:r>
          </w:p>
          <w:p w14:paraId="1C4FD6B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UnidadTemperatura.FAHRENHEIT =&gt; celsius * 9d / 5d + 32d,</w:t>
            </w:r>
          </w:p>
          <w:p w14:paraId="3DED8DF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UnidadTemperatura.KELVIN =&gt; celsius + 273.15d,</w:t>
            </w:r>
          </w:p>
          <w:p w14:paraId="5D6C01E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UnidadTemperatura.RANKINE =&gt; (celsius + 273.15d) * 9d / 5d,</w:t>
            </w:r>
          </w:p>
          <w:p w14:paraId="1391546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UnidadTemperatura.NEWTON =&gt; celsius * 33d / 100d,</w:t>
            </w:r>
          </w:p>
          <w:p w14:paraId="495FE5A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UnidadTemperatura.REAUMUR =&gt; celsius * 4d / 5d,</w:t>
            </w:r>
          </w:p>
          <w:p w14:paraId="7EFB447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_ =&gt; throw new ArgumentOutOfRangeException(nameof(destino))</w:t>
            </w:r>
          </w:p>
          <w:p w14:paraId="087F480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};</w:t>
            </w:r>
          </w:p>
          <w:p w14:paraId="15FBF01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 w14:paraId="7D3591B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27F6B653" w14:textId="77777777" w:rsidR="00A64875" w:rsidRDefault="00A64875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</w:pPr>
      <w:bookmarkStart w:id="46" w:name="_bc94b3siixpn" w:colFirst="0" w:colLast="0"/>
      <w:bookmarkEnd w:id="46"/>
    </w:p>
    <w:p w14:paraId="3EBD4DFE" w14:textId="77777777" w:rsidR="00735E2A" w:rsidRDefault="00735E2A">
      <w:pPr>
        <w:pStyle w:val="Ttulo2"/>
        <w:sectPr w:rsidR="00735E2A" w:rsidSect="00735E2A">
          <w:pgSz w:w="16838" w:h="11906" w:orient="landscape"/>
          <w:pgMar w:top="1701" w:right="1276" w:bottom="1701" w:left="993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299"/>
        </w:sectPr>
      </w:pPr>
    </w:p>
    <w:p w14:paraId="7F65D9D1" w14:textId="77777777" w:rsidR="00A64875" w:rsidRDefault="000D7AA2">
      <w:pPr>
        <w:pStyle w:val="Ttulo2"/>
      </w:pPr>
      <w:bookmarkStart w:id="47" w:name="_Toc244042938"/>
      <w:r>
        <w:lastRenderedPageBreak/>
        <w:t>PRUEBAS DE LOS SERVICIOS</w:t>
      </w:r>
      <w:bookmarkEnd w:id="47"/>
    </w:p>
    <w:p w14:paraId="0162313F" w14:textId="77777777" w:rsidR="00A64875" w:rsidRDefault="000D7AA2" w:rsidP="00735E2A">
      <w:pPr>
        <w:spacing w:before="0" w:after="0" w:line="240" w:lineRule="auto"/>
      </w:pPr>
      <w:r>
        <w:t>El script 04. SERVIDOR\IniciarServidor.ps1 configura el entorno y ejecuta ASP.NET Core con CoreWCF. Endpoint: http://127.0.0.1:19081/04.SERVIDOR/WSConversionUnidades_DotNet_SOAP_GR09. Para consultar el contrato agrega ?wsdl.</w:t>
      </w:r>
    </w:p>
    <w:p w14:paraId="2F07FD5A" w14:textId="77777777" w:rsidR="00A64875" w:rsidRDefault="000D7AA2" w:rsidP="00735E2A">
      <w:pPr>
        <w:spacing w:before="0" w:after="0" w:line="240" w:lineRule="auto"/>
      </w:pPr>
      <w:r>
        <w:t>CoreWCF 1.9.1 publica SOAP 1.1 con BasicHttpBinding. El contrato define login, cambiarContrasenia, convertirLongitud, convertirMasa y convertirTemperatura. El nombre WSConversionUnidades_Java_SOAP_GR09 se conserva dentro del WSDL por compatibilidad.</w:t>
      </w:r>
    </w:p>
    <w:p w14:paraId="608F39C4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r>
        <w:t>Las credenciales iniciales exactas son Monster / Monster9. El token dura 15 minutos y se envía en el encabezado SOAP token, en el namespace del contrato. Cambiar contraseña modifica solo la memoria del servidor. Cerrar sesión en los clientes elimina el token local; no existe operación SOAP logout.</w:t>
      </w:r>
    </w:p>
    <w:p w14:paraId="71A7F1E6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r>
        <w:t>Longitud: milímetros, centímetros, metros, kilómetros, pies, yardas y millas. El servidor transforma unidades mediante factores y valida el resultado finito.</w:t>
      </w:r>
    </w:p>
    <w:p w14:paraId="52F7F70B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r>
        <w:t>Masa: miligramos, gramos, kilogramos, toneladas, onzas, libras y quintales. El servicio rechaza masa negativa y unidades no reconocidas.</w:t>
      </w:r>
    </w:p>
    <w:p w14:paraId="0DCD4FD2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r>
        <w:t>Temperatura: Celsius, Fahrenheit, Kelvin, Rankine, Newton y Réaumur. Las fórmulas se centralizan en ConversorTemperatura; las vistas presentan el resultado según su código actual.</w:t>
      </w:r>
    </w:p>
    <w:p w14:paraId="187BD135" w14:textId="77777777" w:rsidR="00A64875" w:rsidRDefault="000D7AA2" w:rsidP="00735E2A">
      <w:pPr>
        <w:spacing w:before="0" w:after="0" w:line="240" w:lineRule="auto"/>
      </w:pPr>
      <w:r>
        <w:t>Con el servidor activo, autentícate con Monster / Monster9 y registra una conversión por magnitud. Incluye valores, unidades y respuesta del servicio. Estas capturas quedan pendientes para completarse con la ejecución real.</w:t>
      </w:r>
    </w:p>
    <w:p w14:paraId="61158E48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003" w:after="1003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WSDL publicado por CoreWCF para consultar el contrato SOAP.</w:t>
      </w:r>
    </w:p>
    <w:p w14:paraId="13004A8F" w14:textId="77777777" w:rsidR="00A64875" w:rsidRDefault="000D7AA2">
      <w:pPr>
        <w:pStyle w:val="Ttulo4"/>
      </w:pPr>
      <w:bookmarkStart w:id="48" w:name="_Toc244042981"/>
      <w:r>
        <w:t>Figura 18. WSDL publicado por CoreWCF para consultar el contrato SOAP.</w:t>
      </w:r>
      <w:bookmarkEnd w:id="48"/>
    </w:p>
    <w:p w14:paraId="0D3900BB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394" w:after="1394" w:line="240" w:lineRule="exact"/>
        <w:jc w:val="center"/>
        <w:rPr>
          <w:i/>
          <w:iCs/>
          <w:color w:val="1F497D"/>
          <w:sz w:val="18"/>
          <w:szCs w:val="18"/>
        </w:rPr>
      </w:pPr>
      <w:bookmarkStart w:id="49" w:name="_za6mirwyhgzz" w:colFirst="0" w:colLast="0"/>
      <w:bookmarkEnd w:id="49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Prueba 1: Login.</w:t>
      </w:r>
    </w:p>
    <w:p w14:paraId="5EDDC2EC" w14:textId="77777777" w:rsidR="00A64875" w:rsidRDefault="000D7AA2">
      <w:pPr>
        <w:pStyle w:val="Ttulo4"/>
      </w:pPr>
      <w:bookmarkStart w:id="50" w:name="_Toc244042982"/>
      <w:r>
        <w:t>Figura 19. Prueba 1: Login.</w:t>
      </w:r>
      <w:bookmarkEnd w:id="50"/>
    </w:p>
    <w:p w14:paraId="7C8BD263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632" w:after="1632" w:line="240" w:lineRule="exact"/>
        <w:jc w:val="center"/>
        <w:rPr>
          <w:i/>
          <w:iCs/>
          <w:color w:val="1F497D"/>
          <w:sz w:val="18"/>
          <w:szCs w:val="18"/>
        </w:rPr>
      </w:pPr>
      <w:bookmarkStart w:id="51" w:name="_dwwvpfsulqez" w:colFirst="0" w:colLast="0"/>
      <w:bookmarkEnd w:id="51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Prueba 2: Conversor de Longitud.</w:t>
      </w:r>
    </w:p>
    <w:p w14:paraId="1B132D6F" w14:textId="77777777" w:rsidR="00A64875" w:rsidRDefault="000D7AA2">
      <w:pPr>
        <w:pStyle w:val="Ttulo4"/>
      </w:pPr>
      <w:bookmarkStart w:id="52" w:name="_Toc244042983"/>
      <w:r>
        <w:t>Figura 20. Prueba 2: Conversor de Longitud.</w:t>
      </w:r>
      <w:bookmarkEnd w:id="52"/>
    </w:p>
    <w:p w14:paraId="49C2AC67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785" w:after="1785" w:line="240" w:lineRule="exact"/>
        <w:jc w:val="center"/>
        <w:rPr>
          <w:i/>
          <w:iCs/>
          <w:color w:val="1F497D"/>
          <w:sz w:val="18"/>
          <w:szCs w:val="18"/>
        </w:rPr>
      </w:pPr>
      <w:bookmarkStart w:id="53" w:name="_x916l42kj9uv" w:colFirst="0" w:colLast="0"/>
      <w:bookmarkEnd w:id="53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Prueba 3: Conversor de masa.</w:t>
      </w:r>
    </w:p>
    <w:p w14:paraId="4C5CC448" w14:textId="77777777" w:rsidR="00A64875" w:rsidRDefault="000D7AA2">
      <w:pPr>
        <w:pStyle w:val="Ttulo4"/>
      </w:pPr>
      <w:bookmarkStart w:id="54" w:name="_Toc244042984"/>
      <w:r>
        <w:t>Figura 21. Prueba 3: Conversor de masa.</w:t>
      </w:r>
      <w:bookmarkEnd w:id="54"/>
    </w:p>
    <w:p w14:paraId="1DE2E855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690" w:after="1690" w:line="240" w:lineRule="exact"/>
        <w:jc w:val="center"/>
        <w:rPr>
          <w:i/>
          <w:iCs/>
          <w:color w:val="1F497D"/>
          <w:sz w:val="18"/>
          <w:szCs w:val="18"/>
        </w:rPr>
      </w:pPr>
      <w:bookmarkStart w:id="55" w:name="_16dxss4y9y1x" w:colFirst="0" w:colLast="0"/>
      <w:bookmarkEnd w:id="55"/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Prueba 4: Conversor de temperatura.</w:t>
      </w:r>
    </w:p>
    <w:p w14:paraId="24F7C71E" w14:textId="77777777" w:rsidR="00A64875" w:rsidRDefault="000D7AA2">
      <w:pPr>
        <w:pStyle w:val="Ttulo4"/>
      </w:pPr>
      <w:bookmarkStart w:id="56" w:name="_Toc244042985"/>
      <w:r>
        <w:t>Figura 22. Prueba 4: Conversor de temperatura.</w:t>
      </w:r>
      <w:bookmarkEnd w:id="56"/>
    </w:p>
    <w:p w14:paraId="509E9341" w14:textId="77777777" w:rsidR="00A64875" w:rsidRDefault="000D7AA2">
      <w:pPr>
        <w:pStyle w:val="Ttulo1"/>
        <w:rPr>
          <w:u w:val="single"/>
        </w:rPr>
      </w:pPr>
      <w:bookmarkStart w:id="57" w:name="_Toc244042939"/>
      <w:r>
        <w:t>CODIFICACIÓN DE LOS CLIENTES</w:t>
      </w:r>
      <w:bookmarkEnd w:id="57"/>
    </w:p>
    <w:p w14:paraId="6E83F7C8" w14:textId="77777777" w:rsidR="00A64875" w:rsidRDefault="000D7AA2">
      <w:pPr>
        <w:pStyle w:val="Ttulo2"/>
      </w:pPr>
      <w:bookmarkStart w:id="58" w:name="_Toc244042940"/>
      <w:r>
        <w:t>CLIENTE CONSOLA</w:t>
      </w:r>
      <w:bookmarkEnd w:id="58"/>
    </w:p>
    <w:p w14:paraId="57C5A552" w14:textId="77777777" w:rsidR="00A64875" w:rsidRDefault="000D7AA2">
      <w:pPr>
        <w:pStyle w:val="Ttulo3"/>
      </w:pPr>
      <w:bookmarkStart w:id="59" w:name="_Toc244042941"/>
      <w:r>
        <w:t>CREACIÓN DEL PROYECTO</w:t>
      </w:r>
      <w:bookmarkEnd w:id="59"/>
    </w:p>
    <w:p w14:paraId="546429C2" w14:textId="77777777" w:rsidR="00A64875" w:rsidRDefault="000D7AA2">
      <w:r>
        <w:t>El cliente de consola es un proyecto net10.0. Abre ClienteConsolaGR09.csproj y revisa Aplicacion.cs; carga primero ConfigurarEntornoDotNet.ps1 y ejecuta el proyecto con el SDK configurado.</w:t>
      </w:r>
    </w:p>
    <w:p w14:paraId="21A2D1B1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988" w:after="1988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Creación del proyecto - Cliente consola</w:t>
      </w:r>
    </w:p>
    <w:p w14:paraId="7E534173" w14:textId="77777777" w:rsidR="00A64875" w:rsidRDefault="000D7AA2">
      <w:pPr>
        <w:pStyle w:val="Ttulo4"/>
      </w:pPr>
      <w:bookmarkStart w:id="60" w:name="_Toc244042986"/>
      <w:r>
        <w:t>Figura 23. Creación del proyecto - Cliente consola</w:t>
      </w:r>
      <w:bookmarkEnd w:id="60"/>
    </w:p>
    <w:p w14:paraId="5B02C3EC" w14:textId="77777777" w:rsidR="00A64875" w:rsidRDefault="000D7AA2">
      <w:r>
        <w:t>El proyecto reside en 04. CLICON\ClienteConsola\ClienteConsolaGR09. Conserva el archivo .csproj y la ubicación de artefactos establecida por el repositorio.</w:t>
      </w:r>
    </w:p>
    <w:p w14:paraId="14232B59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2000" w:after="2000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Configuración del proyecto - Cliente consola</w:t>
      </w:r>
    </w:p>
    <w:p w14:paraId="2442BD6A" w14:textId="77777777" w:rsidR="00A64875" w:rsidRDefault="000D7AA2">
      <w:pPr>
        <w:pStyle w:val="Ttulo4"/>
      </w:pPr>
      <w:bookmarkStart w:id="61" w:name="_Toc244042987"/>
      <w:r>
        <w:t>Figura 24. Configuración del proyecto - Cliente consola</w:t>
      </w:r>
      <w:bookmarkEnd w:id="61"/>
    </w:p>
    <w:p w14:paraId="2F695B4F" w14:textId="77777777" w:rsidR="00A64875" w:rsidRDefault="000D7AA2">
      <w:pPr>
        <w:pStyle w:val="Ttulo3"/>
      </w:pPr>
      <w:bookmarkStart w:id="62" w:name="_Toc244042942"/>
      <w:r>
        <w:t>ESTRUCTURA DEL PROYECTO</w:t>
      </w:r>
      <w:bookmarkEnd w:id="62"/>
    </w:p>
    <w:p w14:paraId="77E0AA55" w14:textId="77777777" w:rsidR="00A64875" w:rsidRDefault="000D7AA2">
      <w:r>
        <w:t>La consola separa Modelos, Vistas, Controladores y Servicios. Aplicacion.cs crea el controlador y comienza el flujo asíncrono.</w:t>
      </w:r>
    </w:p>
    <w:p w14:paraId="00F36768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260" w:after="126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Estructura del proyecto - Cliente consola</w:t>
      </w:r>
    </w:p>
    <w:p w14:paraId="14D2C33F" w14:textId="77777777" w:rsidR="00A64875" w:rsidRDefault="000D7AA2">
      <w:pPr>
        <w:pStyle w:val="Ttulo4"/>
      </w:pPr>
      <w:bookmarkStart w:id="63" w:name="_Toc244042988"/>
      <w:r>
        <w:t>Figura 25. Estructura del proyecto - Cliente consola</w:t>
      </w:r>
      <w:bookmarkEnd w:id="63"/>
    </w:p>
    <w:p w14:paraId="7498FFC8" w14:textId="77777777" w:rsidR="00A64875" w:rsidRDefault="000D7AA2">
      <w:pPr>
        <w:pStyle w:val="Ttulo2"/>
      </w:pPr>
      <w:bookmarkStart w:id="64" w:name="_Toc244042943"/>
      <w:r>
        <w:t>CODIFICACIÓN DEL PROYECTO CLIENTE CONSOLA</w:t>
      </w:r>
      <w:bookmarkEnd w:id="64"/>
    </w:p>
    <w:p w14:paraId="2C999454" w14:textId="77777777" w:rsidR="00A64875" w:rsidRDefault="000D7AA2">
      <w:pPr>
        <w:pStyle w:val="Ttulo3"/>
      </w:pPr>
      <w:bookmarkStart w:id="65" w:name="_Toc244042944"/>
      <w:r>
        <w:t>CREACIÓN DE MODELOS Y VISTAS</w:t>
      </w:r>
      <w:bookmarkEnd w:id="65"/>
    </w:p>
    <w:p w14:paraId="1ADC35B5" w14:textId="77777777" w:rsidR="00A64875" w:rsidRDefault="000D7AA2">
      <w:r>
        <w:t>ModelosConversion.cs contiene los tipos de sesión y conversión y define CatalogoUnidades para presentar los códigos aceptados por el contrato SOAP.</w:t>
      </w:r>
    </w:p>
    <w:p w14:paraId="0D051668" w14:textId="77777777" w:rsidR="00A64875" w:rsidRDefault="000D7AA2">
      <w:r>
        <w:t>VistaConsola presenta credenciales, menú y selección de unidades. ControladorConsola coordina las operaciones y el adaptador de Servicios realiza la comunicación remota.</w:t>
      </w:r>
    </w:p>
    <w:p w14:paraId="1739495C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435" w:after="435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Modelos y VistaConsola.cs - Cliente consola</w:t>
      </w:r>
    </w:p>
    <w:p w14:paraId="0BBFFD08" w14:textId="77777777" w:rsidR="00A64875" w:rsidRDefault="000D7AA2">
      <w:pPr>
        <w:pStyle w:val="Ttulo4"/>
      </w:pPr>
      <w:bookmarkStart w:id="66" w:name="_Toc244042989"/>
      <w:r>
        <w:t>Figura 26. Modelos y VistaConsola.cs - Cliente consola</w:t>
      </w:r>
      <w:bookmarkEnd w:id="66"/>
    </w:p>
    <w:p w14:paraId="5F5ACEA2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9B5F591" w14:textId="77777777" w:rsidR="00A64875" w:rsidRDefault="000D7AA2">
      <w:pPr>
        <w:pStyle w:val="Ttulo5"/>
      </w:pPr>
      <w:bookmarkStart w:id="67" w:name="_Toc244043022"/>
      <w:r>
        <w:lastRenderedPageBreak/>
        <w:t>Tabla 8. ModelosConversion.cs - Cliente consola</w:t>
      </w:r>
      <w:bookmarkEnd w:id="67"/>
    </w:p>
    <w:tbl>
      <w:tblPr>
        <w:tblStyle w:val="a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CB169A6" w14:textId="77777777">
        <w:tc>
          <w:tcPr>
            <w:tcW w:w="8494" w:type="dxa"/>
            <w:shd w:val="clear" w:color="auto" w:fill="D9D9D9"/>
          </w:tcPr>
          <w:p w14:paraId="149A97E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namespace ClienteConsolaGR09.Modelos;</w:t>
            </w:r>
          </w:p>
          <w:p w14:paraId="09C2B67D" w14:textId="77777777" w:rsidR="0042033C" w:rsidRDefault="0042033C">
            <w:pPr>
              <w:spacing w:line="180" w:lineRule="auto"/>
            </w:pPr>
          </w:p>
          <w:p w14:paraId="0DDFA20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enum TipoConversion</w:t>
            </w:r>
          </w:p>
          <w:p w14:paraId="57574DA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4B4B674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Longitud,</w:t>
            </w:r>
          </w:p>
          <w:p w14:paraId="26C5AD3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Masa,</w:t>
            </w:r>
          </w:p>
          <w:p w14:paraId="0892E71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Temperatura</w:t>
            </w:r>
          </w:p>
          <w:p w14:paraId="06B7CAC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 w14:paraId="53EAE5F8" w14:textId="77777777" w:rsidR="0042033C" w:rsidRDefault="0042033C">
            <w:pPr>
              <w:spacing w:line="180" w:lineRule="auto"/>
            </w:pPr>
          </w:p>
          <w:p w14:paraId="7585455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</w:t>
            </w:r>
            <w:r>
              <w:rPr>
                <w:rFonts w:ascii="Consolas" w:hAnsi="Consolas" w:cs="Consolas"/>
                <w:sz w:val="16"/>
              </w:rPr>
              <w:t xml:space="preserve"> sealed record OpcionUnidad(string Codigo, string Etiqueta);</w:t>
            </w:r>
          </w:p>
          <w:p w14:paraId="14C20A2D" w14:textId="77777777" w:rsidR="0042033C" w:rsidRDefault="0042033C">
            <w:pPr>
              <w:spacing w:line="180" w:lineRule="auto"/>
            </w:pPr>
          </w:p>
          <w:p w14:paraId="730D25A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ModeloSesion</w:t>
            </w:r>
          </w:p>
          <w:p w14:paraId="5A6A788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419F568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string? Token { get; private set; }</w:t>
            </w:r>
          </w:p>
          <w:p w14:paraId="18C706F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bool Autenticado =&gt; !string.IsNullOrWhiteSpace(Token);</w:t>
            </w:r>
          </w:p>
          <w:p w14:paraId="26639CC8" w14:textId="77777777" w:rsidR="0042033C" w:rsidRDefault="0042033C">
            <w:pPr>
              <w:spacing w:line="180" w:lineRule="auto"/>
            </w:pPr>
          </w:p>
          <w:p w14:paraId="5682771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Iniciar(string token) =&gt; Toke</w:t>
            </w:r>
            <w:r>
              <w:rPr>
                <w:rFonts w:ascii="Consolas" w:hAnsi="Consolas" w:cs="Consolas"/>
                <w:sz w:val="16"/>
              </w:rPr>
              <w:t>n = token;</w:t>
            </w:r>
          </w:p>
          <w:p w14:paraId="661F0C9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Cerrar() =&gt; Token = null;</w:t>
            </w:r>
          </w:p>
          <w:p w14:paraId="5033AE6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 w14:paraId="69B6E801" w14:textId="77777777" w:rsidR="0042033C" w:rsidRDefault="0042033C">
            <w:pPr>
              <w:spacing w:line="180" w:lineRule="auto"/>
            </w:pPr>
          </w:p>
          <w:p w14:paraId="28EF63D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static class CatalogoUnidades</w:t>
            </w:r>
          </w:p>
          <w:p w14:paraId="02D674D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784D435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readonly OpcionUnidad[] Longitudes =</w:t>
            </w:r>
          </w:p>
          <w:p w14:paraId="471DDF7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[</w:t>
            </w:r>
          </w:p>
          <w:p w14:paraId="6011B35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new("MILIMETROS", "Milímetros"),</w:t>
            </w:r>
          </w:p>
          <w:p w14:paraId="2218E5E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new("CENTIMETROS", "Centímetros"),</w:t>
            </w:r>
          </w:p>
          <w:p w14:paraId="30394AC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new("METROS", "Metros"),</w:t>
            </w:r>
          </w:p>
          <w:p w14:paraId="20F5948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new("KILOMETROS", "Kilómetros"),</w:t>
            </w:r>
          </w:p>
          <w:p w14:paraId="08508ED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new("PIES", "Pies"),</w:t>
            </w:r>
          </w:p>
          <w:p w14:paraId="15836DC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    new("YARDAS", "Yardas"),</w:t>
            </w:r>
          </w:p>
          <w:p w14:paraId="6E16FED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new("MILLAS", "Millas")</w:t>
            </w:r>
          </w:p>
          <w:p w14:paraId="033BB45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];</w:t>
            </w:r>
          </w:p>
          <w:p w14:paraId="2481F121" w14:textId="77777777" w:rsidR="0042033C" w:rsidRDefault="0042033C">
            <w:pPr>
              <w:spacing w:line="180" w:lineRule="auto"/>
            </w:pPr>
          </w:p>
          <w:p w14:paraId="280C471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readonly OpcionUni</w:t>
            </w:r>
            <w:r>
              <w:rPr>
                <w:rFonts w:ascii="Consolas" w:hAnsi="Consolas" w:cs="Consolas"/>
                <w:sz w:val="16"/>
              </w:rPr>
              <w:t>dad[] Masas =</w:t>
            </w:r>
          </w:p>
          <w:p w14:paraId="7A0F645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[</w:t>
            </w:r>
          </w:p>
          <w:p w14:paraId="3B893F8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new("MILIGRAMOS", "Miligramos"),</w:t>
            </w:r>
          </w:p>
          <w:p w14:paraId="1B57543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new("GRAMOS", "Gramos"),</w:t>
            </w:r>
          </w:p>
          <w:p w14:paraId="0045CB7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new("KILOGRAMOS", "Kilogramos"),</w:t>
            </w:r>
          </w:p>
          <w:p w14:paraId="109AA09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new("TONELADAS", "Toneladas"),</w:t>
            </w:r>
          </w:p>
          <w:p w14:paraId="17109CD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new("ONZAS", "Onzas"),</w:t>
            </w:r>
          </w:p>
          <w:p w14:paraId="735D212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new("LIBRAS", "Libras"),</w:t>
            </w:r>
          </w:p>
          <w:p w14:paraId="56CE952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new("QUINTALES", "Quintales")</w:t>
            </w:r>
          </w:p>
          <w:p w14:paraId="4E3D6C2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];</w:t>
            </w:r>
          </w:p>
          <w:p w14:paraId="256B3D0F" w14:textId="77777777" w:rsidR="0042033C" w:rsidRDefault="0042033C">
            <w:pPr>
              <w:spacing w:line="180" w:lineRule="auto"/>
            </w:pPr>
          </w:p>
          <w:p w14:paraId="1E122BF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readonly OpcionUnidad[] Temperaturas =</w:t>
            </w:r>
          </w:p>
          <w:p w14:paraId="3A2D491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[</w:t>
            </w:r>
          </w:p>
          <w:p w14:paraId="7659F78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new("CELSIUS", "Celsius"),</w:t>
            </w:r>
          </w:p>
          <w:p w14:paraId="747AFA9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new("FAHRENHEIT", "Fahrenheit"),</w:t>
            </w:r>
          </w:p>
          <w:p w14:paraId="2CED7F4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new("KELVIN", "Kelvin"),</w:t>
            </w:r>
          </w:p>
          <w:p w14:paraId="2E39893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new("RANKINE", "Rankine"),</w:t>
            </w:r>
          </w:p>
          <w:p w14:paraId="7051A71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new("NEWTON", "Newton"),</w:t>
            </w:r>
          </w:p>
          <w:p w14:paraId="078432B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new("REAUMUR", "Réaumur")</w:t>
            </w:r>
          </w:p>
          <w:p w14:paraId="7599643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];</w:t>
            </w:r>
          </w:p>
          <w:p w14:paraId="18A6DA31" w14:textId="77777777" w:rsidR="0042033C" w:rsidRDefault="0042033C">
            <w:pPr>
              <w:spacing w:line="180" w:lineRule="auto"/>
            </w:pPr>
          </w:p>
          <w:p w14:paraId="540D4A7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static IReadOnlyList&lt;OpcionUnidad&gt; Obtener(TipoConversion tip</w:t>
            </w:r>
            <w:r>
              <w:rPr>
                <w:rFonts w:ascii="Consolas" w:hAnsi="Consolas" w:cs="Consolas"/>
                <w:sz w:val="16"/>
              </w:rPr>
              <w:t>o) =&gt; tipo switch</w:t>
            </w:r>
          </w:p>
          <w:p w14:paraId="1CEE87B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05D8E16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TipoConversion.Longitud =&gt; Longitudes,</w:t>
            </w:r>
          </w:p>
          <w:p w14:paraId="6C4B09A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TipoConversion.Masa =&gt; Masas,</w:t>
            </w:r>
          </w:p>
          <w:p w14:paraId="15BEF79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TipoConversion.Temperatura =&gt; Temperaturas,</w:t>
            </w:r>
          </w:p>
          <w:p w14:paraId="5A2DD35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 =&gt; throw new ArgumentOutOfRangeException(nameof(tipo))</w:t>
            </w:r>
          </w:p>
          <w:p w14:paraId="2B11AF3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};</w:t>
            </w:r>
          </w:p>
          <w:p w14:paraId="607C6996" w14:textId="77777777" w:rsidR="0042033C" w:rsidRDefault="0042033C">
            <w:pPr>
              <w:spacing w:line="180" w:lineRule="auto"/>
            </w:pPr>
          </w:p>
          <w:p w14:paraId="1FEB82B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static stri</w:t>
            </w:r>
            <w:r>
              <w:rPr>
                <w:rFonts w:ascii="Consolas" w:hAnsi="Consolas" w:cs="Consolas"/>
                <w:sz w:val="16"/>
              </w:rPr>
              <w:t>ng Operacion(TipoConversion tipo) =&gt; tipo switch</w:t>
            </w:r>
          </w:p>
          <w:p w14:paraId="2901D36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461745F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TipoConversion.Longitud =&gt; "convertirLongitud",</w:t>
            </w:r>
          </w:p>
          <w:p w14:paraId="05E32B9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TipoConversion.Masa =&gt; "convertirMasa",</w:t>
            </w:r>
          </w:p>
          <w:p w14:paraId="770CB93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TipoConversion.Temperatura =&gt; "convertirTemperatura",</w:t>
            </w:r>
          </w:p>
          <w:p w14:paraId="3E2A600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 =&gt; throw new ArgumentOutO</w:t>
            </w:r>
            <w:r>
              <w:rPr>
                <w:rFonts w:ascii="Consolas" w:hAnsi="Consolas" w:cs="Consolas"/>
                <w:sz w:val="16"/>
              </w:rPr>
              <w:t>fRangeException(nameof(tipo))</w:t>
            </w:r>
          </w:p>
          <w:p w14:paraId="7AB1C4E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};</w:t>
            </w:r>
          </w:p>
          <w:p w14:paraId="10DCABA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3D2EF28D" w14:textId="77777777" w:rsidR="009E6FEE" w:rsidRDefault="009E6FEE">
      <w:pPr>
        <w:pStyle w:val="Ttulo5"/>
      </w:pPr>
    </w:p>
    <w:p w14:paraId="4D1BDEC4" w14:textId="77777777" w:rsidR="009E6FEE" w:rsidRDefault="009E6FEE">
      <w:pPr>
        <w:rPr>
          <w:i/>
          <w:iCs/>
          <w:color w:val="1F497D"/>
          <w:sz w:val="18"/>
          <w:szCs w:val="18"/>
        </w:rPr>
      </w:pPr>
      <w:r>
        <w:br w:type="page"/>
      </w:r>
    </w:p>
    <w:p w14:paraId="413DF359" w14:textId="77777777" w:rsidR="00A64875" w:rsidRDefault="000D7AA2">
      <w:pPr>
        <w:pStyle w:val="Ttulo5"/>
      </w:pPr>
      <w:bookmarkStart w:id="68" w:name="_Toc244043023"/>
      <w:r>
        <w:lastRenderedPageBreak/>
        <w:t>Tabla 9. Extracto de VistaConsola.cs - LeerContrasenia</w:t>
      </w:r>
      <w:bookmarkEnd w:id="68"/>
    </w:p>
    <w:tbl>
      <w:tblPr>
        <w:tblStyle w:val="a8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FAE57D1" w14:textId="77777777">
        <w:tc>
          <w:tcPr>
            <w:tcW w:w="8494" w:type="dxa"/>
            <w:shd w:val="clear" w:color="auto" w:fill="D9D9D9"/>
          </w:tcPr>
          <w:p w14:paraId="00AD77A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string LeerContrasenia(string etiqueta, string? predeterminada = null)</w:t>
            </w:r>
          </w:p>
          <w:p w14:paraId="19D2E3E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4A7D15C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while (true)</w:t>
            </w:r>
          </w:p>
          <w:p w14:paraId="3BB8DC2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3DE395F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EscribirPrompt(etiqueta);</w:t>
            </w:r>
          </w:p>
          <w:p w14:paraId="5EFC387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var valor = new StringBuilder();</w:t>
            </w:r>
          </w:p>
          <w:p w14:paraId="0D0ECEA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while (true)</w:t>
            </w:r>
          </w:p>
          <w:p w14:paraId="0C1A909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7229EC5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var tecla = Console.ReadKey(intercept: true);</w:t>
            </w:r>
          </w:p>
          <w:p w14:paraId="4D5C864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if (tecla.Key == ConsoleKey.Enter)</w:t>
            </w:r>
          </w:p>
          <w:p w14:paraId="7197D59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{</w:t>
            </w:r>
          </w:p>
          <w:p w14:paraId="68EACBF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Console.WriteLine();</w:t>
            </w:r>
          </w:p>
          <w:p w14:paraId="12A08EB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break;</w:t>
            </w:r>
          </w:p>
          <w:p w14:paraId="3490BCB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 w14:paraId="2FA52422" w14:textId="77777777" w:rsidR="0042033C" w:rsidRDefault="0042033C">
            <w:pPr>
              <w:spacing w:line="180" w:lineRule="auto"/>
            </w:pPr>
          </w:p>
          <w:p w14:paraId="6D67E9C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if (tecla.Key == ConsoleKey.Backspace)</w:t>
            </w:r>
          </w:p>
          <w:p w14:paraId="4680E87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{</w:t>
            </w:r>
          </w:p>
          <w:p w14:paraId="5A63D1D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if (valor.Length &gt; 0)</w:t>
            </w:r>
          </w:p>
          <w:p w14:paraId="4276C59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{</w:t>
            </w:r>
          </w:p>
          <w:p w14:paraId="6186A4B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valor.Length--;</w:t>
            </w:r>
          </w:p>
          <w:p w14:paraId="056AEF0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Console.Write("\b \b");</w:t>
            </w:r>
          </w:p>
          <w:p w14:paraId="7260CFD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}</w:t>
            </w:r>
          </w:p>
          <w:p w14:paraId="07130F7B" w14:textId="77777777" w:rsidR="0042033C" w:rsidRDefault="0042033C">
            <w:pPr>
              <w:spacing w:line="180" w:lineRule="auto"/>
            </w:pPr>
          </w:p>
          <w:p w14:paraId="01458C2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continue;</w:t>
            </w:r>
          </w:p>
          <w:p w14:paraId="641F271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 w14:paraId="1A2B4C31" w14:textId="77777777" w:rsidR="0042033C" w:rsidRDefault="0042033C">
            <w:pPr>
              <w:spacing w:line="180" w:lineRule="auto"/>
            </w:pPr>
          </w:p>
          <w:p w14:paraId="0A16A08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if (!char.IsControl(tecla.KeyChar))</w:t>
            </w:r>
          </w:p>
          <w:p w14:paraId="21196C1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{</w:t>
            </w:r>
          </w:p>
          <w:p w14:paraId="6755147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valor.</w:t>
            </w:r>
            <w:r>
              <w:rPr>
                <w:rFonts w:ascii="Consolas" w:hAnsi="Consolas" w:cs="Consolas"/>
                <w:sz w:val="16"/>
              </w:rPr>
              <w:t>Append(tecla.KeyChar);</w:t>
            </w:r>
          </w:p>
          <w:p w14:paraId="45FEC5B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                Console.Write('*');</w:t>
            </w:r>
          </w:p>
          <w:p w14:paraId="59F4B97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 w14:paraId="1C7B702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468A8047" w14:textId="77777777" w:rsidR="0042033C" w:rsidRDefault="0042033C">
            <w:pPr>
              <w:spacing w:line="180" w:lineRule="auto"/>
            </w:pPr>
          </w:p>
          <w:p w14:paraId="4A68042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(valor.Length == 0 &amp;&amp; predeterminada is not null) return predeterminada;</w:t>
            </w:r>
          </w:p>
          <w:p w14:paraId="1374164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(string.IsNullOrWhiteSpace(valor.ToString()))</w:t>
            </w:r>
          </w:p>
          <w:p w14:paraId="6787478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</w:t>
            </w:r>
            <w:r>
              <w:rPr>
                <w:rFonts w:ascii="Consolas" w:hAnsi="Consolas" w:cs="Consolas"/>
                <w:sz w:val="16"/>
              </w:rPr>
              <w:t xml:space="preserve"> {</w:t>
            </w:r>
          </w:p>
          <w:p w14:paraId="4BD1016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MostrarError("La contraseña no puede quedar vacía.");</w:t>
            </w:r>
          </w:p>
          <w:p w14:paraId="2C2FBF0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continue;</w:t>
            </w:r>
          </w:p>
          <w:p w14:paraId="3EC178D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1F45BA82" w14:textId="77777777" w:rsidR="0042033C" w:rsidRDefault="0042033C">
            <w:pPr>
              <w:spacing w:line="180" w:lineRule="auto"/>
            </w:pPr>
          </w:p>
          <w:p w14:paraId="5110BE0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valor.ToString();</w:t>
            </w:r>
          </w:p>
          <w:p w14:paraId="0A560FB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22A5DA2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6E6BC45D" w14:textId="77777777" w:rsidR="009E6FEE" w:rsidRDefault="009E6FEE">
      <w:pPr>
        <w:pStyle w:val="Ttulo5"/>
      </w:pPr>
    </w:p>
    <w:p w14:paraId="37592304" w14:textId="77777777" w:rsidR="009E6FEE" w:rsidRDefault="009E6FEE">
      <w:pPr>
        <w:rPr>
          <w:i/>
          <w:iCs/>
          <w:color w:val="1F497D"/>
          <w:sz w:val="18"/>
          <w:szCs w:val="18"/>
        </w:rPr>
      </w:pPr>
      <w:r>
        <w:br w:type="page"/>
      </w:r>
    </w:p>
    <w:p w14:paraId="71A11469" w14:textId="77777777" w:rsidR="00A64875" w:rsidRDefault="000D7AA2">
      <w:pPr>
        <w:pStyle w:val="Ttulo5"/>
      </w:pPr>
      <w:bookmarkStart w:id="69" w:name="_Toc244043024"/>
      <w:r>
        <w:lastRenderedPageBreak/>
        <w:t>Tabla 10. Extracto de ClienteSOAP.cs - EnviarAsync</w:t>
      </w:r>
      <w:bookmarkEnd w:id="69"/>
    </w:p>
    <w:tbl>
      <w:tblPr>
        <w:tblStyle w:val="a9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3CB36012" w14:textId="77777777">
        <w:tc>
          <w:tcPr>
            <w:tcW w:w="8494" w:type="dxa"/>
            <w:shd w:val="clear" w:color="auto" w:fill="D9D9D9"/>
          </w:tcPr>
          <w:p w14:paraId="4B98F6A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private async Task&lt;string&gt; EnviarAsync(</w:t>
            </w:r>
          </w:p>
          <w:p w14:paraId="463C58D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operacion,</w:t>
            </w:r>
          </w:p>
          <w:p w14:paraId="1428EB9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string? token,</w:t>
            </w:r>
          </w:p>
          <w:p w14:paraId="00E32EF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CancellationToken cancellationToken,</w:t>
            </w:r>
          </w:p>
          <w:p w14:paraId="268D802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params (string Nombre, string Valor)[] parametros)</w:t>
            </w:r>
          </w:p>
          <w:p w14:paraId="1D7A9B3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03A11E5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XNamespace soap = EspacioSoap;</w:t>
            </w:r>
          </w:p>
          <w:p w14:paraId="5715451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XNamespace</w:t>
            </w:r>
            <w:r>
              <w:rPr>
                <w:rFonts w:ascii="Consolas" w:hAnsi="Consolas" w:cs="Consolas"/>
                <w:sz w:val="16"/>
              </w:rPr>
              <w:t xml:space="preserve"> servicio = EspacioNombres;</w:t>
            </w:r>
          </w:p>
          <w:p w14:paraId="6608208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encabezado = new XElement(soap + "Header");</w:t>
            </w:r>
          </w:p>
          <w:p w14:paraId="60D5317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(!string.IsNullOrWhiteSpace(token))</w:t>
            </w:r>
          </w:p>
          <w:p w14:paraId="6DD85CB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20694C7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encabezado.Add(new XElement(servicio + "token", token));</w:t>
            </w:r>
          </w:p>
          <w:p w14:paraId="02A8553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0ED9F7D9" w14:textId="77777777" w:rsidR="0042033C" w:rsidRDefault="0042033C">
            <w:pPr>
              <w:spacing w:line="180" w:lineRule="auto"/>
            </w:pPr>
          </w:p>
          <w:p w14:paraId="5B0603A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solicitud = new XElement(servicio + operacion,</w:t>
            </w:r>
          </w:p>
          <w:p w14:paraId="10C6AA2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parametros.Select(parametro =&gt; new XElement(servicio + parametro.Nombre, parametro.Valor)));</w:t>
            </w:r>
          </w:p>
          <w:p w14:paraId="307B8D5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sobre = new XDocument(new XElement(soap + "Envelope",</w:t>
            </w:r>
          </w:p>
          <w:p w14:paraId="0EEAFCC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new XAttribute(XNamespace.Xmlns + "soap", soap),</w:t>
            </w:r>
          </w:p>
          <w:p w14:paraId="67F04FE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encabezado,</w:t>
            </w:r>
          </w:p>
          <w:p w14:paraId="0935790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new XElement(soap + "Body", solicitud)));</w:t>
            </w:r>
          </w:p>
          <w:p w14:paraId="6370D8E8" w14:textId="77777777" w:rsidR="0042033C" w:rsidRDefault="0042033C">
            <w:pPr>
              <w:spacing w:line="180" w:lineRule="auto"/>
            </w:pPr>
          </w:p>
          <w:p w14:paraId="7B3E348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using var peticion = new HttpRequestMessag</w:t>
            </w:r>
            <w:r>
              <w:rPr>
                <w:rFonts w:ascii="Consolas" w:hAnsi="Consolas" w:cs="Consolas"/>
                <w:sz w:val="16"/>
              </w:rPr>
              <w:t>e(HttpMethod.Post, _endpoint);</w:t>
            </w:r>
          </w:p>
          <w:p w14:paraId="1C72806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accion = $"{EspacioNombres}{NombreContrato}/{operacion}";</w:t>
            </w:r>
          </w:p>
          <w:p w14:paraId="6FB5BDD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peticion.Headers.TryAddWithoutValidation("SOAPAction", $"\"{accion}\"");</w:t>
            </w:r>
          </w:p>
          <w:p w14:paraId="2A40148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peticion.Content = new StringContent(</w:t>
            </w:r>
          </w:p>
          <w:p w14:paraId="776066F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sobre.ToString(S</w:t>
            </w:r>
            <w:r>
              <w:rPr>
                <w:rFonts w:ascii="Consolas" w:hAnsi="Consolas" w:cs="Consolas"/>
                <w:sz w:val="16"/>
              </w:rPr>
              <w:t>aveOptions.DisableFormatting),</w:t>
            </w:r>
          </w:p>
          <w:p w14:paraId="485B0F7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Encoding.UTF8,</w:t>
            </w:r>
          </w:p>
          <w:p w14:paraId="686CF3E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"text/xml");</w:t>
            </w:r>
          </w:p>
          <w:p w14:paraId="36D62DE0" w14:textId="77777777" w:rsidR="0042033C" w:rsidRDefault="0042033C">
            <w:pPr>
              <w:spacing w:line="180" w:lineRule="auto"/>
            </w:pPr>
          </w:p>
          <w:p w14:paraId="51AACA5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    using var respuesta = await ClienteHttp.SendAsync(peticion, cancellationToken);</w:t>
            </w:r>
          </w:p>
          <w:p w14:paraId="2021F90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xml = await respuesta.Content.ReadAsStringAsync(cancellationToken);</w:t>
            </w:r>
          </w:p>
          <w:p w14:paraId="525C221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</w:t>
            </w:r>
            <w:r>
              <w:rPr>
                <w:rFonts w:ascii="Consolas" w:hAnsi="Consolas" w:cs="Consolas"/>
                <w:sz w:val="16"/>
              </w:rPr>
              <w:t xml:space="preserve">    XDocument documento;</w:t>
            </w:r>
          </w:p>
          <w:p w14:paraId="3394B94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</w:t>
            </w:r>
          </w:p>
          <w:p w14:paraId="6B959CD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65AF6E4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documento = XDocument.Parse(xml);</w:t>
            </w:r>
          </w:p>
          <w:p w14:paraId="16256E4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3504A29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catch (Exception excepcion) when (excepcion is System.Xml.XmlException or ArgumentException)</w:t>
            </w:r>
          </w:p>
          <w:p w14:paraId="0DDF2E7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46054A8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HttpRequestException</w:t>
            </w:r>
            <w:r>
              <w:rPr>
                <w:rFonts w:ascii="Consolas" w:hAnsi="Consolas" w:cs="Consolas"/>
                <w:sz w:val="16"/>
              </w:rPr>
              <w:t>(</w:t>
            </w:r>
          </w:p>
          <w:p w14:paraId="54087CE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$"El servidor devolvió HTTP {(int)respuesta.StatusCode} sin una respuesta SOAP válida.",</w:t>
            </w:r>
          </w:p>
          <w:p w14:paraId="64AC605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excepcion);</w:t>
            </w:r>
          </w:p>
          <w:p w14:paraId="43F7D85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163293EA" w14:textId="77777777" w:rsidR="0042033C" w:rsidRDefault="0042033C">
            <w:pPr>
              <w:spacing w:line="180" w:lineRule="auto"/>
            </w:pPr>
          </w:p>
          <w:p w14:paraId="2D612E7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fallo = documento.Descendants().FirstOrDefault(elemento =&gt; elemento.Name.LocalName == "Fault");</w:t>
            </w:r>
          </w:p>
          <w:p w14:paraId="0441008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(fallo is not null)</w:t>
            </w:r>
          </w:p>
          <w:p w14:paraId="4CBEC8D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4E2C7D2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var detalle = fallo.Descendants()</w:t>
            </w:r>
          </w:p>
          <w:p w14:paraId="1BC959B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.FirstOrDefault(elemento =&gt; elemento.Name.LocalName is "faultstring" or "Text")</w:t>
            </w:r>
          </w:p>
          <w:p w14:paraId="1682BB1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?.Value;</w:t>
            </w:r>
          </w:p>
          <w:p w14:paraId="304F0D8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InvalidOperationException(</w:t>
            </w:r>
            <w:r>
              <w:rPr>
                <w:rFonts w:ascii="Consolas" w:hAnsi="Consolas" w:cs="Consolas"/>
                <w:sz w:val="16"/>
              </w:rPr>
              <w:t>detalle ?? "El servidor rechazó la operación SOAP.");</w:t>
            </w:r>
          </w:p>
          <w:p w14:paraId="63C7078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6577A552" w14:textId="77777777" w:rsidR="0042033C" w:rsidRDefault="0042033C">
            <w:pPr>
              <w:spacing w:line="180" w:lineRule="auto"/>
            </w:pPr>
          </w:p>
          <w:p w14:paraId="3A0E233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(!respuesta.IsSuccessStatusCode)</w:t>
            </w:r>
          </w:p>
          <w:p w14:paraId="4B6ABCF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58DF44F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HttpRequestException($"El servidor respondió HTTP {(int)respuesta.StatusCode}.");</w:t>
            </w:r>
          </w:p>
          <w:p w14:paraId="0865824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3943FA18" w14:textId="77777777" w:rsidR="0042033C" w:rsidRDefault="0042033C">
            <w:pPr>
              <w:spacing w:line="180" w:lineRule="auto"/>
            </w:pPr>
          </w:p>
          <w:p w14:paraId="7FDE40C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documen</w:t>
            </w:r>
            <w:r>
              <w:rPr>
                <w:rFonts w:ascii="Consolas" w:hAnsi="Consolas" w:cs="Consolas"/>
                <w:sz w:val="16"/>
              </w:rPr>
              <w:t>to.Descendants()</w:t>
            </w:r>
          </w:p>
          <w:p w14:paraId="0C693A1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        .FirstOrDefault(elemento =&gt; elemento.Name.LocalName == "return")</w:t>
            </w:r>
          </w:p>
          <w:p w14:paraId="3BE6459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?.Value</w:t>
            </w:r>
          </w:p>
          <w:p w14:paraId="0C09A04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?? throw new InvalidOperationException("La respuesta SOAP no contiene el resultado esperado.");</w:t>
            </w:r>
          </w:p>
          <w:p w14:paraId="6855BFF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4879627D" w14:textId="77777777" w:rsidR="00735E2A" w:rsidRDefault="00735E2A">
      <w:pPr>
        <w:rPr>
          <w:b/>
          <w:bCs/>
          <w:color w:val="243F61"/>
          <w:sz w:val="32"/>
          <w:szCs w:val="32"/>
        </w:rPr>
        <w:sectPr w:rsidR="00735E2A" w:rsidSect="00735E2A">
          <w:pgSz w:w="16838" w:h="11906" w:orient="landscape"/>
          <w:pgMar w:top="1701" w:right="1276" w:bottom="1701" w:left="993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299"/>
        </w:sectPr>
      </w:pPr>
    </w:p>
    <w:p w14:paraId="73C427FA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CONSUMO DEL SERVICIO SOAP (ADAPTADOR)</w:t>
      </w:r>
    </w:p>
    <w:p w14:paraId="473EA877" w14:textId="77777777" w:rsidR="00A64875" w:rsidRDefault="000D7AA2">
      <w:pPr>
        <w:rPr>
          <w:i/>
          <w:iCs/>
        </w:rPr>
      </w:pPr>
      <w:r>
        <w:t>ClienteSOAP construye XML SOAP 1.1 con HttpClient y System.Xml.Linq. Usa SOAPAction y agrega token al encabezado en las llamadas protegidas. La URL puede configurarse mediante CONVERSOR_SOAP_URL.</w:t>
      </w:r>
    </w:p>
    <w:p w14:paraId="49D1C6CE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ControladorConsola.cs - Cliente consola</w:t>
      </w:r>
    </w:p>
    <w:p w14:paraId="0FC4A40E" w14:textId="77777777" w:rsidR="00A64875" w:rsidRDefault="000D7AA2">
      <w:pPr>
        <w:pStyle w:val="Ttulo4"/>
      </w:pPr>
      <w:bookmarkStart w:id="70" w:name="_Toc244042990"/>
      <w:r>
        <w:t>Figura 27. ControladorConsola.cs - Cliente consola</w:t>
      </w:r>
      <w:bookmarkEnd w:id="70"/>
    </w:p>
    <w:p w14:paraId="05D6710D" w14:textId="77777777" w:rsidR="00A64875" w:rsidRDefault="000D7AA2">
      <w:r>
        <w:t>ControladorConsola inicia sesión antes de permitir conversiones, conserva el estado local y muestra errores a través de VistaConsola. El transporte permanece en Servicios.</w:t>
      </w:r>
    </w:p>
    <w:p w14:paraId="0EBBA989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063ADE2" w14:textId="77777777" w:rsidR="00A64875" w:rsidRDefault="000D7AA2">
      <w:pPr>
        <w:pStyle w:val="Ttulo5"/>
      </w:pPr>
      <w:bookmarkStart w:id="71" w:name="_Toc244043025"/>
      <w:r>
        <w:lastRenderedPageBreak/>
        <w:t>Tabla 11. Extracto de ControladorConsola.cs</w:t>
      </w:r>
      <w:bookmarkEnd w:id="71"/>
    </w:p>
    <w:tbl>
      <w:tblPr>
        <w:tblStyle w:val="a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66B6AC43" w14:textId="77777777">
        <w:tc>
          <w:tcPr>
            <w:tcW w:w="8494" w:type="dxa"/>
            <w:shd w:val="clear" w:color="auto" w:fill="D9D9D9"/>
          </w:tcPr>
          <w:p w14:paraId="1B128B0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async Task EjecutarAsync()</w:t>
            </w:r>
          </w:p>
          <w:p w14:paraId="316C297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1D7E99B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_vista.MostrarInicio();</w:t>
            </w:r>
          </w:p>
          <w:p w14:paraId="1CDC984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wh</w:t>
            </w:r>
            <w:r>
              <w:rPr>
                <w:rFonts w:ascii="Consolas" w:hAnsi="Consolas" w:cs="Consolas"/>
                <w:sz w:val="16"/>
              </w:rPr>
              <w:t>ile (!_sesion.Autenticado)</w:t>
            </w:r>
          </w:p>
          <w:p w14:paraId="55CB244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6D3C7A8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try</w:t>
            </w:r>
          </w:p>
          <w:p w14:paraId="4434B39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34DA136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var usuario = _vista.LeerTexto("Usuario [Monster]: ");</w:t>
            </w:r>
          </w:p>
          <w:p w14:paraId="2D2719B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if (usuario.Length == 0) usuario = "Monster";</w:t>
            </w:r>
          </w:p>
          <w:p w14:paraId="5011EC9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var contrasenia = _vista.LeerContrasenia</w:t>
            </w:r>
            <w:r>
              <w:rPr>
                <w:rFonts w:ascii="Consolas" w:hAnsi="Consolas" w:cs="Consolas"/>
                <w:sz w:val="16"/>
              </w:rPr>
              <w:t>("Contraseña [Monster9]: ", "Monster9");</w:t>
            </w:r>
          </w:p>
          <w:p w14:paraId="5AADA99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if (string.IsNullOrWhiteSpace(usuario))</w:t>
            </w:r>
          </w:p>
          <w:p w14:paraId="53506FD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{</w:t>
            </w:r>
          </w:p>
          <w:p w14:paraId="4FE0088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_vista.MostrarError("El usuario no puede quedar vacío.");</w:t>
            </w:r>
          </w:p>
          <w:p w14:paraId="60B36F4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continue;</w:t>
            </w:r>
          </w:p>
          <w:p w14:paraId="5EC0703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 w14:paraId="179D2EF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var token = await _servicio.IniciarSesionAsync(usuario, contrasenia);</w:t>
            </w:r>
          </w:p>
          <w:p w14:paraId="041F9CC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if (!Guid.TryParse(token, out _))</w:t>
            </w:r>
          </w:p>
          <w:p w14:paraId="4BCEA9C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{</w:t>
            </w:r>
          </w:p>
          <w:p w14:paraId="5255150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throw new InvalidOperationException("El servidor rechazó las cre</w:t>
            </w:r>
            <w:r>
              <w:rPr>
                <w:rFonts w:ascii="Consolas" w:hAnsi="Consolas" w:cs="Consolas"/>
                <w:sz w:val="16"/>
              </w:rPr>
              <w:t>denciales.");</w:t>
            </w:r>
          </w:p>
          <w:p w14:paraId="2515B66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 w14:paraId="4D030147" w14:textId="77777777" w:rsidR="0042033C" w:rsidRDefault="0042033C">
            <w:pPr>
              <w:spacing w:line="180" w:lineRule="auto"/>
            </w:pPr>
          </w:p>
          <w:p w14:paraId="0754F0A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_sesion.Iniciar(token);</w:t>
            </w:r>
          </w:p>
          <w:p w14:paraId="60A1648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_vista.MostrarMensaje("Sesión iniciada.");</w:t>
            </w:r>
          </w:p>
          <w:p w14:paraId="2A996BE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5ACE2C6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catch (Exception excepcion)</w:t>
            </w:r>
          </w:p>
          <w:p w14:paraId="3289517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59062B7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_vista.MostrarError(excepcion.Message);</w:t>
            </w:r>
          </w:p>
          <w:p w14:paraId="5CBEAF7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_vista.MostrarMensaje("Inicio de sesión fallido. Vuelve a ingresar tus credenciales.");</w:t>
            </w:r>
          </w:p>
          <w:p w14:paraId="1A5EB21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3DE2DCD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4340198C" w14:textId="77777777" w:rsidR="0042033C" w:rsidRDefault="0042033C">
            <w:pPr>
              <w:spacing w:line="180" w:lineRule="auto"/>
            </w:pPr>
          </w:p>
          <w:p w14:paraId="0D20F51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while (true)</w:t>
            </w:r>
          </w:p>
          <w:p w14:paraId="4467360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469110C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var opcion = _vista.LeerOpcion();</w:t>
            </w:r>
          </w:p>
          <w:p w14:paraId="463E42E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(opcion == 0)</w:t>
            </w:r>
          </w:p>
          <w:p w14:paraId="5D99FEE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77D57D7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</w:t>
            </w:r>
            <w:r>
              <w:rPr>
                <w:rFonts w:ascii="Consolas" w:hAnsi="Consolas" w:cs="Consolas"/>
                <w:sz w:val="16"/>
              </w:rPr>
              <w:t xml:space="preserve">          _sesion.Cerrar();</w:t>
            </w:r>
          </w:p>
          <w:p w14:paraId="543C623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_vista.MostrarMensaje("Sesión cerrada.");</w:t>
            </w:r>
          </w:p>
          <w:p w14:paraId="2B90427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return;</w:t>
            </w:r>
          </w:p>
          <w:p w14:paraId="5853172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06AB8B3C" w14:textId="77777777" w:rsidR="0042033C" w:rsidRDefault="0042033C">
            <w:pPr>
              <w:spacing w:line="180" w:lineRule="auto"/>
            </w:pPr>
          </w:p>
          <w:p w14:paraId="7E09376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try</w:t>
            </w:r>
          </w:p>
          <w:p w14:paraId="429ED2D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620A6D8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if (opcion is &gt;= 1 and &lt;= 3)</w:t>
            </w:r>
          </w:p>
          <w:p w14:paraId="4518801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{</w:t>
            </w:r>
          </w:p>
          <w:p w14:paraId="57F737C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var tipo = (TipoConversion)(opcion - 1);</w:t>
            </w:r>
          </w:p>
          <w:p w14:paraId="4224322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var unidades = CatalogoUnidades.Obtener(tipo);</w:t>
            </w:r>
          </w:p>
          <w:p w14:paraId="01A3C52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var valor = _vista.LeerNumero("Valor: ");</w:t>
            </w:r>
          </w:p>
          <w:p w14:paraId="02CE2BC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if (tipo == TipoConversion.Masa &amp;&amp; valor &lt; 0)</w:t>
            </w:r>
          </w:p>
          <w:p w14:paraId="3A71376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                {</w:t>
            </w:r>
          </w:p>
          <w:p w14:paraId="2467107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_vista.MostrarError("La masa no puede ser negativa.");</w:t>
            </w:r>
          </w:p>
          <w:p w14:paraId="20EE9C1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continue;</w:t>
            </w:r>
          </w:p>
          <w:p w14:paraId="7CE7CEF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}</w:t>
            </w:r>
          </w:p>
          <w:p w14:paraId="63FAB53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var inicial = _vista.LeerUnidad("Unidad inicial", unidades);</w:t>
            </w:r>
          </w:p>
          <w:p w14:paraId="2405D0C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</w:t>
            </w:r>
            <w:r>
              <w:rPr>
                <w:rFonts w:ascii="Consolas" w:hAnsi="Consolas" w:cs="Consolas"/>
                <w:sz w:val="16"/>
              </w:rPr>
              <w:t xml:space="preserve">  var final = _vista.LeerUnidad("Unidad final", unidades);</w:t>
            </w:r>
          </w:p>
          <w:p w14:paraId="0E2709B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var resultado = await _servicio.ConvertirAsync(</w:t>
            </w:r>
          </w:p>
          <w:p w14:paraId="0AAC2D1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_sesion.Token!, tipo, valor, inicial, final);</w:t>
            </w:r>
          </w:p>
          <w:p w14:paraId="0A497D2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_vista.MostrarResultado(resultado, fina</w:t>
            </w:r>
            <w:r>
              <w:rPr>
                <w:rFonts w:ascii="Consolas" w:hAnsi="Consolas" w:cs="Consolas"/>
                <w:sz w:val="16"/>
              </w:rPr>
              <w:t>l);</w:t>
            </w:r>
          </w:p>
          <w:p w14:paraId="40531FC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 w14:paraId="4FF7E51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else if (opcion == 4)</w:t>
            </w:r>
          </w:p>
          <w:p w14:paraId="741DB47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{</w:t>
            </w:r>
          </w:p>
          <w:p w14:paraId="32A05F9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var actual = _vista.LeerContrasenia("Contraseña actual: ");</w:t>
            </w:r>
          </w:p>
          <w:p w14:paraId="4D8100F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var nueva = _vista.LeerContrasenia("Contraseña nueva: ");</w:t>
            </w:r>
          </w:p>
          <w:p w14:paraId="690E27D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</w:t>
            </w:r>
            <w:r>
              <w:rPr>
                <w:rFonts w:ascii="Consolas" w:hAnsi="Consolas" w:cs="Consolas"/>
                <w:sz w:val="16"/>
              </w:rPr>
              <w:t>_vista.MostrarMensaje(await _servicio.CambiarContraseniaAsync(_sesion.Token!, actual, nueva));</w:t>
            </w:r>
          </w:p>
          <w:p w14:paraId="5F1C555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 w14:paraId="5D023DA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else</w:t>
            </w:r>
          </w:p>
          <w:p w14:paraId="3A03E3B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{</w:t>
            </w:r>
          </w:p>
          <w:p w14:paraId="4244D31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_vista.MostrarError("Opción no válida.");</w:t>
            </w:r>
          </w:p>
          <w:p w14:paraId="6562850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 w14:paraId="0F9714F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320B5DD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catch (Exception excepcion)</w:t>
            </w:r>
          </w:p>
          <w:p w14:paraId="791C818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55A1481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_vista.MostrarError(excepcion.Message);</w:t>
            </w:r>
          </w:p>
          <w:p w14:paraId="2757A1E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67EAE4F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395E037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08FB789C" w14:textId="77777777" w:rsidR="00735E2A" w:rsidRDefault="00735E2A">
      <w:pPr>
        <w:rPr>
          <w:b/>
          <w:bCs/>
          <w:color w:val="243F61"/>
          <w:sz w:val="32"/>
          <w:szCs w:val="32"/>
        </w:rPr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24EAC39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CLASE PRINCIPAL (EJECUCIÓN)</w:t>
      </w:r>
    </w:p>
    <w:p w14:paraId="0F31DF5A" w14:textId="77777777" w:rsidR="00A64875" w:rsidRDefault="000D7AA2">
      <w:pPr>
        <w:rPr>
          <w:i/>
          <w:iCs/>
        </w:rPr>
      </w:pPr>
      <w:r>
        <w:t>Aplicacion.cs es el punto de entrada de la consola. Instancia ControladorConsola y espera EjecutarAsync para mantener el flujo hasta que el usuario salga.</w:t>
      </w:r>
    </w:p>
    <w:p w14:paraId="07522E9B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Aplicacion.cs - Cliente consola</w:t>
      </w:r>
    </w:p>
    <w:p w14:paraId="76D2988B" w14:textId="77777777" w:rsidR="00A64875" w:rsidRDefault="000D7AA2">
      <w:pPr>
        <w:pStyle w:val="Ttulo4"/>
      </w:pPr>
      <w:bookmarkStart w:id="72" w:name="_Toc244042991"/>
      <w:r>
        <w:t>Figura 28. Aplicacion.cs - Cliente consola</w:t>
      </w:r>
      <w:bookmarkEnd w:id="72"/>
    </w:p>
    <w:p w14:paraId="0832FB18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6D77F18" w14:textId="77777777" w:rsidR="00A64875" w:rsidRDefault="000D7AA2">
      <w:pPr>
        <w:pStyle w:val="Ttulo5"/>
      </w:pPr>
      <w:bookmarkStart w:id="73" w:name="_Toc244043026"/>
      <w:r>
        <w:lastRenderedPageBreak/>
        <w:t>Tabla 12. Aplicacion.cs - Cliente consola</w:t>
      </w:r>
      <w:bookmarkEnd w:id="73"/>
    </w:p>
    <w:tbl>
      <w:tblPr>
        <w:tblStyle w:val="ab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10BCBFB6" w14:textId="77777777">
        <w:tc>
          <w:tcPr>
            <w:tcW w:w="8494" w:type="dxa"/>
            <w:shd w:val="clear" w:color="auto" w:fill="D9D9D9"/>
          </w:tcPr>
          <w:p w14:paraId="3433781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ClienteConsolaGR09.Controladores;</w:t>
            </w:r>
          </w:p>
          <w:p w14:paraId="3593B372" w14:textId="77777777" w:rsidR="0042033C" w:rsidRDefault="0042033C">
            <w:pPr>
              <w:spacing w:line="180" w:lineRule="auto"/>
            </w:pPr>
          </w:p>
          <w:p w14:paraId="7E57FE1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await new ControladorConsola().EjecutarAsync();</w:t>
            </w:r>
          </w:p>
        </w:tc>
      </w:tr>
    </w:tbl>
    <w:p w14:paraId="34135181" w14:textId="77777777" w:rsidR="00735E2A" w:rsidRDefault="00735E2A">
      <w:pPr>
        <w:pStyle w:val="Ttulo3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42A9807" w14:textId="77777777" w:rsidR="00A64875" w:rsidRDefault="000D7AA2">
      <w:pPr>
        <w:pStyle w:val="Ttulo3"/>
      </w:pPr>
      <w:bookmarkStart w:id="74" w:name="_Toc244042945"/>
      <w:r>
        <w:lastRenderedPageBreak/>
        <w:t>EJECUCIÓN DEL CLIENTE DE CONSOLA</w:t>
      </w:r>
      <w:bookmarkEnd w:id="74"/>
    </w:p>
    <w:p w14:paraId="51174066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93" w:after="393" w:line="240" w:lineRule="exact"/>
        <w:jc w:val="center"/>
      </w:pPr>
      <w:bookmarkStart w:id="75" w:name="_galin0iros9f" w:colFirst="0" w:colLast="0"/>
      <w:bookmarkEnd w:id="75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Login - Cliente consola</w:t>
      </w:r>
    </w:p>
    <w:p w14:paraId="040E6C90" w14:textId="77777777" w:rsidR="00A64875" w:rsidRDefault="000D7AA2">
      <w:pPr>
        <w:pStyle w:val="Ttulo4"/>
      </w:pPr>
      <w:bookmarkStart w:id="76" w:name="_Toc244042992"/>
      <w:r>
        <w:t>Figura 29. Login - Cliente consola</w:t>
      </w:r>
      <w:bookmarkEnd w:id="76"/>
    </w:p>
    <w:p w14:paraId="38678C2E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2300" w:after="230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Conversión de Longitud - Cliente consola</w:t>
      </w:r>
    </w:p>
    <w:p w14:paraId="77799F91" w14:textId="77777777" w:rsidR="00A64875" w:rsidRDefault="000D7AA2">
      <w:pPr>
        <w:pStyle w:val="Ttulo4"/>
      </w:pPr>
      <w:bookmarkStart w:id="77" w:name="_Toc244042993"/>
      <w:r>
        <w:t>Figura 30. Conversión de Longitud - Cliente consola</w:t>
      </w:r>
      <w:bookmarkEnd w:id="77"/>
    </w:p>
    <w:p w14:paraId="0FEB7C3C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2448" w:after="2448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Conversión de Masa - Cliente consola</w:t>
      </w:r>
    </w:p>
    <w:p w14:paraId="5809B554" w14:textId="77777777" w:rsidR="00A64875" w:rsidRDefault="000D7AA2">
      <w:pPr>
        <w:pStyle w:val="Ttulo4"/>
      </w:pPr>
      <w:bookmarkStart w:id="78" w:name="_Toc244042994"/>
      <w:r>
        <w:t>Figura 31. Conversión de Masa - Cliente consola</w:t>
      </w:r>
      <w:bookmarkEnd w:id="78"/>
    </w:p>
    <w:p w14:paraId="077E45D0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2771" w:after="2771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Conversión de Temperatura - Cliente consola</w:t>
      </w:r>
    </w:p>
    <w:p w14:paraId="1248FE6D" w14:textId="77777777" w:rsidR="00A64875" w:rsidRDefault="000D7AA2">
      <w:pPr>
        <w:pStyle w:val="Ttulo4"/>
      </w:pPr>
      <w:bookmarkStart w:id="79" w:name="_Toc244042995"/>
      <w:r>
        <w:t>Figura 32. Conversión de Temperatura - Cliente consola</w:t>
      </w:r>
      <w:bookmarkEnd w:id="79"/>
    </w:p>
    <w:p w14:paraId="1555687A" w14:textId="77777777" w:rsidR="00A64875" w:rsidRDefault="000D7AA2">
      <w:pPr>
        <w:pStyle w:val="Ttulo2"/>
      </w:pPr>
      <w:bookmarkStart w:id="80" w:name="_Toc244042946"/>
      <w:r>
        <w:t>CLIENTE ESCRITORIO</w:t>
      </w:r>
      <w:bookmarkEnd w:id="80"/>
    </w:p>
    <w:p w14:paraId="0895D1BD" w14:textId="77777777" w:rsidR="00A64875" w:rsidRDefault="000D7AA2">
      <w:pPr>
        <w:pStyle w:val="Ttulo3"/>
      </w:pPr>
      <w:bookmarkStart w:id="81" w:name="_Toc244042947"/>
      <w:r>
        <w:t>CREACIÓN DEL PROYECTO</w:t>
      </w:r>
      <w:bookmarkEnd w:id="81"/>
    </w:p>
    <w:p w14:paraId="769BE2B9" w14:textId="77777777" w:rsidR="00A64875" w:rsidRDefault="000D7AA2">
      <w:r>
        <w:t>El cliente de escritorio es WPF con net10.0-windows. La interfaz está definida en XAML y los eventos de la ventana delegan la sesión y las conversiones en ControladorConversor.</w:t>
      </w:r>
    </w:p>
    <w:p w14:paraId="5555D3B5" w14:textId="77777777" w:rsidR="00A64875" w:rsidRDefault="000D7AA2">
      <w:pPr>
        <w:pStyle w:val="Ttulo3"/>
      </w:pPr>
      <w:bookmarkStart w:id="82" w:name="_Toc244042948"/>
      <w:r>
        <w:t>ESTRUCTURA DEL PROYECTO</w:t>
      </w:r>
      <w:bookmarkEnd w:id="82"/>
    </w:p>
    <w:p w14:paraId="58A7B45F" w14:textId="77777777" w:rsidR="00A64875" w:rsidRDefault="000D7AA2">
      <w:r>
        <w:t>Modelos representa la sesión y las conversiones; Vistas contiene VentanaPrincipal.xaml; Controladores coordina la interfaz y Servicios contiene el adaptador remoto.</w:t>
      </w:r>
    </w:p>
    <w:p w14:paraId="34BF96C0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570" w:after="57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Estructura del proyecto - Cliente escritorio</w:t>
      </w:r>
    </w:p>
    <w:p w14:paraId="35070F5B" w14:textId="77777777" w:rsidR="00A64875" w:rsidRDefault="000D7AA2">
      <w:pPr>
        <w:pStyle w:val="Ttulo4"/>
      </w:pPr>
      <w:bookmarkStart w:id="83" w:name="_Toc244042996"/>
      <w:r>
        <w:t>Figura 33. Estructura del proyecto - Cliente escritorio</w:t>
      </w:r>
      <w:bookmarkEnd w:id="83"/>
    </w:p>
    <w:p w14:paraId="6AE4D419" w14:textId="77777777" w:rsidR="00A64875" w:rsidRDefault="000D7AA2">
      <w:pPr>
        <w:pStyle w:val="Ttulo2"/>
      </w:pPr>
      <w:bookmarkStart w:id="84" w:name="_Toc244042949"/>
      <w:r>
        <w:t>CODIFICACIÓN DEL PROYECTO CLIENTE ESCRITORIO</w:t>
      </w:r>
      <w:bookmarkEnd w:id="84"/>
    </w:p>
    <w:p w14:paraId="67A9AC34" w14:textId="77777777" w:rsidR="00A64875" w:rsidRDefault="000D7AA2">
      <w:pPr>
        <w:pStyle w:val="Ttulo3"/>
      </w:pPr>
      <w:bookmarkStart w:id="85" w:name="_Toc244042950"/>
      <w:r>
        <w:t>CREACIÓN DE MODELOS</w:t>
      </w:r>
      <w:bookmarkEnd w:id="85"/>
    </w:p>
    <w:p w14:paraId="73404119" w14:textId="77777777" w:rsidR="00A64875" w:rsidRDefault="000D7AA2">
      <w:pPr>
        <w:rPr>
          <w:i/>
          <w:iCs/>
        </w:rPr>
      </w:pPr>
      <w:r>
        <w:t>ModelosConversion.cs define los tipos de intercambio y el estado que necesita la ventana. Las unidades se presentan como opciones del catálogo del proyecto.</w:t>
      </w:r>
    </w:p>
    <w:p w14:paraId="030E3FBE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Creación de modelo - Cliente escritorio</w:t>
      </w:r>
    </w:p>
    <w:p w14:paraId="54AFFF9D" w14:textId="77777777" w:rsidR="00A64875" w:rsidRDefault="000D7AA2">
      <w:pPr>
        <w:pStyle w:val="Ttulo4"/>
      </w:pPr>
      <w:bookmarkStart w:id="86" w:name="_Toc244042997"/>
      <w:r>
        <w:t>Figura 34. Creación de modelo - Cliente escritorio</w:t>
      </w:r>
      <w:bookmarkEnd w:id="86"/>
    </w:p>
    <w:p w14:paraId="7EEE0E96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CONTROLADOR</w:t>
      </w:r>
    </w:p>
    <w:p w14:paraId="0DB29E8F" w14:textId="77777777" w:rsidR="00A64875" w:rsidRDefault="000D7AA2">
      <w:pPr>
        <w:rPr>
          <w:i/>
          <w:iCs/>
        </w:rPr>
      </w:pPr>
      <w:r>
        <w:t>ControladorConversor conserva el token, coordina inicio de sesión y conversión y utiliza ClienteSOAP. La ventana no construye directamente las solicitudes remotas.</w:t>
      </w:r>
    </w:p>
    <w:p w14:paraId="1879966A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Código de ClienteSOAP - Cliente escritorio</w:t>
      </w:r>
    </w:p>
    <w:p w14:paraId="0B8C1868" w14:textId="77777777" w:rsidR="00A64875" w:rsidRDefault="000D7AA2">
      <w:pPr>
        <w:pStyle w:val="Ttulo4"/>
      </w:pPr>
      <w:bookmarkStart w:id="87" w:name="_Toc244042998"/>
      <w:r>
        <w:t>Figura 35. Código de ClienteSOAP - Cliente escritorio</w:t>
      </w:r>
      <w:bookmarkEnd w:id="87"/>
    </w:p>
    <w:p w14:paraId="18911497" w14:textId="77777777" w:rsidR="00A64875" w:rsidRDefault="000D7AA2">
      <w:pPr>
        <w:pStyle w:val="Ttulo5"/>
      </w:pPr>
      <w:bookmarkStart w:id="88" w:name="_Toc244043027"/>
      <w:r>
        <w:t>Tabla 13. ControladorConversor.cs - Cliente escritorio</w:t>
      </w:r>
      <w:bookmarkEnd w:id="88"/>
    </w:p>
    <w:tbl>
      <w:tblPr>
        <w:tblStyle w:val="ac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50B5C431" w14:textId="77777777">
        <w:tc>
          <w:tcPr>
            <w:tcW w:w="8494" w:type="dxa"/>
            <w:shd w:val="clear" w:color="auto" w:fill="D9D9D9"/>
          </w:tcPr>
          <w:p w14:paraId="10CFB14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ClienteEscritorioGR09.Modelos;</w:t>
            </w:r>
          </w:p>
          <w:p w14:paraId="0AD0FB7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ClienteEscritorioGR09.Servicios;</w:t>
            </w:r>
          </w:p>
          <w:p w14:paraId="0E4CA635" w14:textId="77777777" w:rsidR="0042033C" w:rsidRDefault="0042033C">
            <w:pPr>
              <w:spacing w:line="180" w:lineRule="auto"/>
            </w:pPr>
          </w:p>
          <w:p w14:paraId="2D90F0C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namespace ClienteEscritorioGR09.Controladores;</w:t>
            </w:r>
          </w:p>
          <w:p w14:paraId="2C7204F8" w14:textId="77777777" w:rsidR="0042033C" w:rsidRDefault="0042033C">
            <w:pPr>
              <w:spacing w:line="180" w:lineRule="auto"/>
            </w:pPr>
          </w:p>
          <w:p w14:paraId="2D356F8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ControladorConversor</w:t>
            </w:r>
          </w:p>
          <w:p w14:paraId="7604EBF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35DDD6C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readonly ClienteSOAP _servicio = new();</w:t>
            </w:r>
          </w:p>
          <w:p w14:paraId="1A8534A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readonly ModeloSesion _sesion = new();</w:t>
            </w:r>
          </w:p>
          <w:p w14:paraId="0341085E" w14:textId="77777777" w:rsidR="0042033C" w:rsidRDefault="0042033C">
            <w:pPr>
              <w:spacing w:line="180" w:lineRule="auto"/>
            </w:pPr>
          </w:p>
          <w:p w14:paraId="70EAA5A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async Task IniciarSesionAsync(string usuario, stri</w:t>
            </w:r>
            <w:r>
              <w:rPr>
                <w:rFonts w:ascii="Consolas" w:hAnsi="Consolas" w:cs="Consolas"/>
                <w:sz w:val="16"/>
              </w:rPr>
              <w:t>ng contrasenia)</w:t>
            </w:r>
          </w:p>
          <w:p w14:paraId="74E12D7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7D9B0C1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token = await _servicio.IniciarSesionAsync(usuario, contrasenia);</w:t>
            </w:r>
          </w:p>
          <w:p w14:paraId="402AEB8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_sesion.Iniciar(token);</w:t>
            </w:r>
          </w:p>
          <w:p w14:paraId="499A5D8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 w14:paraId="4203DD50" w14:textId="77777777" w:rsidR="0042033C" w:rsidRDefault="0042033C">
            <w:pPr>
              <w:spacing w:line="180" w:lineRule="auto"/>
            </w:pPr>
          </w:p>
          <w:p w14:paraId="294E1FE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Task&lt;double&gt; ConvertirAsync(TipoConversion tipo, double valor, string inicial, string final)</w:t>
            </w:r>
          </w:p>
          <w:p w14:paraId="352AB29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4212243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</w:t>
            </w:r>
            <w:r>
              <w:rPr>
                <w:rFonts w:ascii="Consolas" w:hAnsi="Consolas" w:cs="Consolas"/>
                <w:sz w:val="16"/>
              </w:rPr>
              <w:t xml:space="preserve"> if (!_sesion.Autenticado)</w:t>
            </w:r>
          </w:p>
          <w:p w14:paraId="4D05531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60524B4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InvalidOperationException("Inicia sesión antes de convertir.");</w:t>
            </w:r>
          </w:p>
          <w:p w14:paraId="501F21D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5562D5CE" w14:textId="77777777" w:rsidR="0042033C" w:rsidRDefault="0042033C">
            <w:pPr>
              <w:spacing w:line="180" w:lineRule="auto"/>
            </w:pPr>
          </w:p>
          <w:p w14:paraId="4BB1145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_servicio.ConvertirAsync(_sesion.Token!, tipo, valor, inicial, final);</w:t>
            </w:r>
          </w:p>
          <w:p w14:paraId="6366BCB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 w14:paraId="77621077" w14:textId="77777777" w:rsidR="0042033C" w:rsidRDefault="0042033C">
            <w:pPr>
              <w:spacing w:line="180" w:lineRule="auto"/>
            </w:pPr>
          </w:p>
          <w:p w14:paraId="081EA59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Task&lt;string&gt; Cambi</w:t>
            </w:r>
            <w:r>
              <w:rPr>
                <w:rFonts w:ascii="Consolas" w:hAnsi="Consolas" w:cs="Consolas"/>
                <w:sz w:val="16"/>
              </w:rPr>
              <w:t>arContraseniaAsync(string actual, string nueva)</w:t>
            </w:r>
          </w:p>
          <w:p w14:paraId="1AC324D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4B6817A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(!_sesion.Autenticado)</w:t>
            </w:r>
          </w:p>
          <w:p w14:paraId="7361391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73D7064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InvalidOperationException("La sesión no está activa.");</w:t>
            </w:r>
          </w:p>
          <w:p w14:paraId="1B17FE1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027BE31F" w14:textId="77777777" w:rsidR="0042033C" w:rsidRDefault="0042033C">
            <w:pPr>
              <w:spacing w:line="180" w:lineRule="auto"/>
            </w:pPr>
          </w:p>
          <w:p w14:paraId="65C4CE2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_servicio.CambiarContraseniaAsync(_sesion.Token!, actual, nueva);</w:t>
            </w:r>
          </w:p>
          <w:p w14:paraId="4A25FA0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 w14:paraId="2DF69892" w14:textId="77777777" w:rsidR="0042033C" w:rsidRDefault="0042033C">
            <w:pPr>
              <w:spacing w:line="180" w:lineRule="auto"/>
            </w:pPr>
          </w:p>
          <w:p w14:paraId="6847D65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CerrarSesion() =&gt; _sesion.Cerrar();</w:t>
            </w:r>
          </w:p>
          <w:p w14:paraId="26F644A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683464BD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VISTAS</w:t>
      </w:r>
    </w:p>
    <w:p w14:paraId="3D0997CD" w14:textId="77777777" w:rsidR="00A64875" w:rsidRDefault="000D7AA2">
      <w:pPr>
        <w:rPr>
          <w:i/>
          <w:iCs/>
        </w:rPr>
      </w:pPr>
      <w:r>
        <w:t>VentanaPrincipal.xaml define los controles WPF y VentanaPrincipal.xaml.cs maneja eventos de interfaz. El formulario muestra autenticación y conversión de acuerdo con el estado de sesión.</w:t>
      </w:r>
    </w:p>
    <w:p w14:paraId="341177F4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76" w:after="376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Creación de vistas - Cliente escritorio</w:t>
      </w:r>
    </w:p>
    <w:p w14:paraId="1D33955F" w14:textId="77777777" w:rsidR="00A64875" w:rsidRDefault="000D7AA2">
      <w:pPr>
        <w:pStyle w:val="Ttulo4"/>
      </w:pPr>
      <w:bookmarkStart w:id="89" w:name="_Toc244042999"/>
      <w:r>
        <w:t>Figura 36. Creación de vistas - Cliente escritorio</w:t>
      </w:r>
      <w:bookmarkEnd w:id="89"/>
    </w:p>
    <w:p w14:paraId="5EF62D29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CLASE PRINCIPAL (EJECUCIÓN)</w:t>
      </w:r>
    </w:p>
    <w:p w14:paraId="252F5AF5" w14:textId="77777777" w:rsidR="00A64875" w:rsidRDefault="000D7AA2">
      <w:r>
        <w:t>Aplicacion.xaml y su código asociado conservan el arranque nativo de WPF. La ventana principal muestra el acceso antes de habilitar las operaciones de conversión.</w:t>
      </w:r>
    </w:p>
    <w:p w14:paraId="24C13369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64" w:after="364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Creación de vistas - Cliente escritorio</w:t>
      </w:r>
    </w:p>
    <w:p w14:paraId="22DE04C9" w14:textId="77777777" w:rsidR="00A64875" w:rsidRDefault="000D7AA2">
      <w:pPr>
        <w:pStyle w:val="Ttulo4"/>
      </w:pPr>
      <w:bookmarkStart w:id="90" w:name="_Toc244043000"/>
      <w:r>
        <w:t>Figura 37. Creación de vistas - Cliente escritorio</w:t>
      </w:r>
      <w:bookmarkEnd w:id="90"/>
    </w:p>
    <w:p w14:paraId="3A6A4AFE" w14:textId="77777777" w:rsidR="00A64875" w:rsidRDefault="00A64875"/>
    <w:p w14:paraId="1ACBC00D" w14:textId="77777777" w:rsidR="00A64875" w:rsidRDefault="000D7AA2">
      <w:pPr>
        <w:pStyle w:val="Ttulo3"/>
      </w:pPr>
      <w:bookmarkStart w:id="91" w:name="_Toc244042951"/>
      <w:r>
        <w:lastRenderedPageBreak/>
        <w:t>EJECUCIÓN DEL CLIENTE DE ESCRITORIO</w:t>
      </w:r>
      <w:bookmarkEnd w:id="91"/>
    </w:p>
    <w:p w14:paraId="15937B08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704" w:after="1704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Login - Cliente escritorio</w:t>
      </w:r>
    </w:p>
    <w:p w14:paraId="55E3A03F" w14:textId="77777777" w:rsidR="00A64875" w:rsidRDefault="000D7AA2">
      <w:pPr>
        <w:pStyle w:val="Ttulo4"/>
      </w:pPr>
      <w:bookmarkStart w:id="92" w:name="_Toc244043001"/>
      <w:r>
        <w:t>Figura 38. Login - Cliente escritorio</w:t>
      </w:r>
      <w:bookmarkEnd w:id="92"/>
    </w:p>
    <w:p w14:paraId="18876F86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908" w:after="1908" w:line="240" w:lineRule="exact"/>
        <w:jc w:val="center"/>
        <w:rPr>
          <w:i/>
          <w:iCs/>
          <w:color w:val="1F497D"/>
          <w:sz w:val="18"/>
          <w:szCs w:val="18"/>
        </w:rPr>
      </w:pPr>
      <w:bookmarkStart w:id="93" w:name="_xbnp2zcdk5zv" w:colFirst="0" w:colLast="0"/>
      <w:bookmarkEnd w:id="93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Pantalla de Conversiones - Cliente escritorio</w:t>
      </w:r>
    </w:p>
    <w:p w14:paraId="1ECE2AF8" w14:textId="77777777" w:rsidR="00A64875" w:rsidRDefault="000D7AA2">
      <w:pPr>
        <w:pStyle w:val="Ttulo4"/>
      </w:pPr>
      <w:bookmarkStart w:id="94" w:name="_Toc244043002"/>
      <w:r>
        <w:t>Figura 39. Pantalla de Conversiones - Cliente escritorio</w:t>
      </w:r>
      <w:bookmarkEnd w:id="94"/>
    </w:p>
    <w:p w14:paraId="665323EA" w14:textId="77777777" w:rsidR="00A64875" w:rsidRDefault="000D7AA2">
      <w:pPr>
        <w:pStyle w:val="Ttulo2"/>
      </w:pPr>
      <w:bookmarkStart w:id="95" w:name="_Toc244042952"/>
      <w:r>
        <w:t>CLIENTE WEB</w:t>
      </w:r>
      <w:bookmarkEnd w:id="95"/>
    </w:p>
    <w:p w14:paraId="1E95AE36" w14:textId="77777777" w:rsidR="00A64875" w:rsidRDefault="000D7AA2">
      <w:pPr>
        <w:pStyle w:val="Ttulo3"/>
      </w:pPr>
      <w:bookmarkStart w:id="96" w:name="_Toc244042953"/>
      <w:r>
        <w:t>CREACIÓN DEL PROYECTO</w:t>
      </w:r>
      <w:bookmarkEnd w:id="96"/>
    </w:p>
    <w:p w14:paraId="6F491E2A" w14:textId="77777777" w:rsidR="00A64875" w:rsidRDefault="000D7AA2">
      <w:r>
        <w:t>El cliente web es ASP.NET Core MVC net10.0. Abre ClienteWebGR09.csproj; Aplicacion.cs registra MVC, el adaptador remoto y la sesión antes de configurar las rutas.</w:t>
      </w:r>
    </w:p>
    <w:p w14:paraId="63171536" w14:textId="77777777" w:rsidR="00A64875" w:rsidRDefault="000D7AA2">
      <w:pPr>
        <w:pStyle w:val="Ttulo3"/>
      </w:pPr>
      <w:bookmarkStart w:id="97" w:name="_Toc244042954"/>
      <w:r>
        <w:t>ESTRUCTURA DEL PROYECTO</w:t>
      </w:r>
      <w:bookmarkEnd w:id="97"/>
    </w:p>
    <w:p w14:paraId="07959E73" w14:textId="77777777" w:rsidR="00A64875" w:rsidRDefault="000D7AA2">
      <w:r>
        <w:t>La web separa Controladores, Modelos, Servicios y Vistas Razor. Una convención de nombres permite utilizar ControladorInicio y rutas de vistas en español.</w:t>
      </w:r>
    </w:p>
    <w:p w14:paraId="11EC4F7D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Estructura del proyecto - Cliente web</w:t>
      </w:r>
    </w:p>
    <w:p w14:paraId="31B21A3F" w14:textId="77777777" w:rsidR="00A64875" w:rsidRDefault="000D7AA2">
      <w:pPr>
        <w:pStyle w:val="Ttulo4"/>
      </w:pPr>
      <w:bookmarkStart w:id="98" w:name="_Toc244043003"/>
      <w:r>
        <w:t>Figura 40. Estructura del proyecto - Cliente web</w:t>
      </w:r>
      <w:bookmarkEnd w:id="98"/>
    </w:p>
    <w:p w14:paraId="18A5A055" w14:textId="77777777" w:rsidR="00A64875" w:rsidRDefault="000D7AA2">
      <w:pPr>
        <w:pStyle w:val="Ttulo2"/>
      </w:pPr>
      <w:bookmarkStart w:id="99" w:name="_Toc244042955"/>
      <w:r>
        <w:t>CODIFICACIÓN DEL PROYECTO CLIENTE WEB</w:t>
      </w:r>
      <w:bookmarkEnd w:id="99"/>
    </w:p>
    <w:p w14:paraId="25048E42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CONSUMO DEL SERVICIO SOAP (CONTROLADOR MVC)</w:t>
      </w:r>
    </w:p>
    <w:p w14:paraId="3AD2485A" w14:textId="77777777" w:rsidR="00A64875" w:rsidRDefault="000D7AA2">
      <w:pPr>
        <w:rPr>
          <w:i/>
          <w:iCs/>
        </w:rPr>
      </w:pPr>
      <w:r>
        <w:t>ControladorInicio procesa las acciones web y ClienteSOAP realiza las llamadas remotas. El token se conserva en la sesión HTTP. La configuración de lanzamiento publica el cliente en http://127.0.0.1:5080.</w:t>
      </w:r>
    </w:p>
    <w:p w14:paraId="302E7E63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ControladorInicio.cs y adaptador remoto - Cliente web</w:t>
      </w:r>
    </w:p>
    <w:p w14:paraId="02B35FB4" w14:textId="77777777" w:rsidR="00A64875" w:rsidRDefault="000D7AA2">
      <w:pPr>
        <w:pStyle w:val="Ttulo4"/>
      </w:pPr>
      <w:bookmarkStart w:id="100" w:name="_Toc244043004"/>
      <w:r>
        <w:t>Figura 41. ControladorInicio.cs y adaptador remoto - Cliente web</w:t>
      </w:r>
      <w:bookmarkEnd w:id="100"/>
    </w:p>
    <w:p w14:paraId="366B37A9" w14:textId="77777777" w:rsidR="00A64875" w:rsidRDefault="000D7AA2">
      <w:pPr>
        <w:pStyle w:val="Ttulo5"/>
      </w:pPr>
      <w:bookmarkStart w:id="101" w:name="_Toc244043028"/>
      <w:r>
        <w:t>Tabla 14. Acción Convertir - ControladorInicio.cs</w:t>
      </w:r>
      <w:bookmarkEnd w:id="101"/>
    </w:p>
    <w:tbl>
      <w:tblPr>
        <w:tblStyle w:val="ad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5D8BB69C" w14:textId="77777777">
        <w:tc>
          <w:tcPr>
            <w:tcW w:w="8494" w:type="dxa"/>
            <w:shd w:val="clear" w:color="auto" w:fill="D9D9D9"/>
          </w:tcPr>
          <w:p w14:paraId="4A431BD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async Task&lt;IActionResult&gt; Convertir(ModeloConversion modelo)</w:t>
            </w:r>
          </w:p>
          <w:p w14:paraId="0B9123D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5A17A85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token = HttpContext.Session.GetString(ClaveToken);</w:t>
            </w:r>
          </w:p>
          <w:p w14:paraId="58A12FB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(string.IsNullOrWhiteSpace(token))</w:t>
            </w:r>
          </w:p>
          <w:p w14:paraId="3AB1AA0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4CD56B4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Tem</w:t>
            </w:r>
            <w:r>
              <w:rPr>
                <w:rFonts w:ascii="Consolas" w:hAnsi="Consolas" w:cs="Consolas"/>
                <w:sz w:val="16"/>
              </w:rPr>
              <w:t>pData["Error"] = "Inicia sesión antes de convertir.";</w:t>
            </w:r>
          </w:p>
          <w:p w14:paraId="328118E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RedirectToAction(nameof(Inicio));</w:t>
            </w:r>
          </w:p>
          <w:p w14:paraId="1DA4F97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5D01F4E9" w14:textId="77777777" w:rsidR="0042033C" w:rsidRDefault="0042033C">
            <w:pPr>
              <w:spacing w:line="180" w:lineRule="auto"/>
            </w:pPr>
          </w:p>
          <w:p w14:paraId="2F1D637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(!Enum.IsDefined(modelo.Tipo))</w:t>
            </w:r>
          </w:p>
          <w:p w14:paraId="157D976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0E256B9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ModelState.AddModelError(nameof(modelo.Tipo), "Selecciona una magnitud válida.");</w:t>
            </w:r>
          </w:p>
          <w:p w14:paraId="4C9C287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1DC8223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valor = 0d;</w:t>
            </w:r>
          </w:p>
          <w:p w14:paraId="21D53D1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(string.IsNullOrWhiteSpace(modelo.Valor)</w:t>
            </w:r>
          </w:p>
          <w:p w14:paraId="0C94B20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|| !double.TryParse(modelo.Valor.Trim().Replace(',', '.'), Numbe</w:t>
            </w:r>
            <w:r>
              <w:rPr>
                <w:rFonts w:ascii="Consolas" w:hAnsi="Consolas" w:cs="Consolas"/>
                <w:sz w:val="16"/>
              </w:rPr>
              <w:t>rStyles.Float,</w:t>
            </w:r>
          </w:p>
          <w:p w14:paraId="3F7DC1B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CultureInfo.InvariantCulture, out valor)</w:t>
            </w:r>
          </w:p>
          <w:p w14:paraId="567DF5F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|| !double.IsFinite(valor))</w:t>
            </w:r>
          </w:p>
          <w:p w14:paraId="3951755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05108E4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ModelState.AddModelError(nameof(modelo.Valor), "Ingresa un número finito.");</w:t>
            </w:r>
          </w:p>
          <w:p w14:paraId="672F590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1E76C7C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(Enum.IsDefined(modelo.T</w:t>
            </w:r>
            <w:r>
              <w:rPr>
                <w:rFonts w:ascii="Consolas" w:hAnsi="Consolas" w:cs="Consolas"/>
                <w:sz w:val="16"/>
              </w:rPr>
              <w:t>ipo)</w:t>
            </w:r>
          </w:p>
          <w:p w14:paraId="4DDA97D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&amp;&amp; (!CatalogoUnidades.Obtener(modelo.Tipo).Any(unidad =&gt; unidad.Codigo == modelo.UnidadInicial)</w:t>
            </w:r>
          </w:p>
          <w:p w14:paraId="55FF498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|| !CatalogoUnidades.Obtener(modelo.Tipo).Any(unidad =&gt; unidad.Codigo == modelo.UnidadFinal)))</w:t>
            </w:r>
          </w:p>
          <w:p w14:paraId="3DB48BA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525E1D5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ModelState</w:t>
            </w:r>
            <w:r>
              <w:rPr>
                <w:rFonts w:ascii="Consolas" w:hAnsi="Consolas" w:cs="Consolas"/>
                <w:sz w:val="16"/>
              </w:rPr>
              <w:t>.AddModelError(nameof(modelo.UnidadInicial), "Selecciona unidades válidas para la magnitud.");</w:t>
            </w:r>
          </w:p>
          <w:p w14:paraId="7F98A21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1D8F467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(Enum.IsDefined(modelo.Tipo) &amp;&amp; modelo.Tipo == TipoConversion.Masa &amp;&amp; valor &lt; 0)</w:t>
            </w:r>
          </w:p>
          <w:p w14:paraId="1C90064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5C4C7AB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ModelState.AddModelError(nameof(model</w:t>
            </w:r>
            <w:r>
              <w:rPr>
                <w:rFonts w:ascii="Consolas" w:hAnsi="Consolas" w:cs="Consolas"/>
                <w:sz w:val="16"/>
              </w:rPr>
              <w:t>o.Valor), "La masa no puede ser negativa.");</w:t>
            </w:r>
          </w:p>
          <w:p w14:paraId="7D0DE5B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    }</w:t>
            </w:r>
          </w:p>
          <w:p w14:paraId="1933D3F7" w14:textId="77777777" w:rsidR="0042033C" w:rsidRDefault="0042033C">
            <w:pPr>
              <w:spacing w:line="180" w:lineRule="auto"/>
            </w:pPr>
          </w:p>
          <w:p w14:paraId="74575CB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(!ModelState.IsValid)</w:t>
            </w:r>
          </w:p>
          <w:p w14:paraId="568C6B8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64055FD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PrepararVista(Enum.IsDefined(modelo.Tipo) ? modelo.Tipo : TipoConversion.Longitud);</w:t>
            </w:r>
          </w:p>
          <w:p w14:paraId="3D39F65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View(nameof(Inicio), modelo);</w:t>
            </w:r>
          </w:p>
          <w:p w14:paraId="73AB8B5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170E7E5A" w14:textId="77777777" w:rsidR="0042033C" w:rsidRDefault="0042033C">
            <w:pPr>
              <w:spacing w:line="180" w:lineRule="auto"/>
            </w:pPr>
          </w:p>
          <w:p w14:paraId="2211F71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</w:t>
            </w:r>
            <w:r>
              <w:rPr>
                <w:rFonts w:ascii="Consolas" w:hAnsi="Consolas" w:cs="Consolas"/>
                <w:sz w:val="16"/>
              </w:rPr>
              <w:t xml:space="preserve">       try</w:t>
            </w:r>
          </w:p>
          <w:p w14:paraId="2640461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0ACE481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var resultado = await _servicio.ConvertirAsync(</w:t>
            </w:r>
          </w:p>
          <w:p w14:paraId="26B12CE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token, modelo.Tipo, valor, modelo.UnidadInicial, modelo.UnidadFinal);</w:t>
            </w:r>
          </w:p>
          <w:p w14:paraId="7614150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(!double.IsFinite(resultado))</w:t>
            </w:r>
          </w:p>
          <w:p w14:paraId="7B784E9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516CD48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throw new InvalidOperationException("El resultado excede el rango permitido.");</w:t>
            </w:r>
          </w:p>
          <w:p w14:paraId="5722CDE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6D422F5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modelo.Resultado = $"{resultado.ToString("G", CultureInfo.CurrentCulture)} {modelo.UnidadFinal}";</w:t>
            </w:r>
          </w:p>
          <w:p w14:paraId="1F1E482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PrepararVista(modelo.Tip</w:t>
            </w:r>
            <w:r>
              <w:rPr>
                <w:rFonts w:ascii="Consolas" w:hAnsi="Consolas" w:cs="Consolas"/>
                <w:sz w:val="16"/>
              </w:rPr>
              <w:t>o);</w:t>
            </w:r>
          </w:p>
          <w:p w14:paraId="67C331F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View(nameof(Inicio), modelo);</w:t>
            </w:r>
          </w:p>
          <w:p w14:paraId="4660F89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112CCE1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catch (Exception excepcion)</w:t>
            </w:r>
          </w:p>
          <w:p w14:paraId="7EEADBA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12FAC38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TempData["Error"] = excepcion.Message;</w:t>
            </w:r>
          </w:p>
          <w:p w14:paraId="392C151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RedirectToAction(nameof(Inicio));</w:t>
            </w:r>
          </w:p>
          <w:p w14:paraId="6B3207A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795C1B2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53E96519" w14:textId="77777777" w:rsidR="00A64875" w:rsidRDefault="000D7AA2">
      <w:pPr>
        <w:pStyle w:val="Ttulo5"/>
      </w:pPr>
      <w:bookmarkStart w:id="102" w:name="_Toc244043029"/>
      <w:r>
        <w:lastRenderedPageBreak/>
        <w:t>Tabla 15. Acción IniciarSesion - ControladorInicio.cs</w:t>
      </w:r>
      <w:bookmarkEnd w:id="102"/>
    </w:p>
    <w:tbl>
      <w:tblPr>
        <w:tblStyle w:val="ae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6F3BA482" w14:textId="77777777">
        <w:tc>
          <w:tcPr>
            <w:tcW w:w="8494" w:type="dxa"/>
            <w:shd w:val="clear" w:color="auto" w:fill="D9D9D9"/>
          </w:tcPr>
          <w:p w14:paraId="3BD8558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async Task&lt;IActionResult&gt; IniciarSesion(ModeloInicioSesion modelo)</w:t>
            </w:r>
          </w:p>
          <w:p w14:paraId="7556405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08EFF03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(!ModelState.IsValid)</w:t>
            </w:r>
          </w:p>
          <w:p w14:paraId="77DF9CA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5889029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TempData["Error"] = "Completa usuario y contraseña.";</w:t>
            </w:r>
          </w:p>
          <w:p w14:paraId="1B34372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RedirectToAction(nameof(Inicio));</w:t>
            </w:r>
          </w:p>
          <w:p w14:paraId="3D3417F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128898A1" w14:textId="77777777" w:rsidR="0042033C" w:rsidRDefault="0042033C">
            <w:pPr>
              <w:spacing w:line="180" w:lineRule="auto"/>
            </w:pPr>
          </w:p>
          <w:p w14:paraId="1D5424E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</w:t>
            </w:r>
          </w:p>
          <w:p w14:paraId="4019095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1B880A6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var token = await _servicio.IniciarSesionAsync(modelo.Usuario.Trim(), modelo.Contrasenia);</w:t>
            </w:r>
          </w:p>
          <w:p w14:paraId="4D03C2F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</w:t>
            </w:r>
            <w:r>
              <w:rPr>
                <w:rFonts w:ascii="Consolas" w:hAnsi="Consolas" w:cs="Consolas"/>
                <w:sz w:val="16"/>
              </w:rPr>
              <w:t xml:space="preserve">           HttpContext.Session.SetString(ClaveToken, token);</w:t>
            </w:r>
          </w:p>
          <w:p w14:paraId="245A9A3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TempData["Mensaje"] = "Sesión iniciada.";</w:t>
            </w:r>
          </w:p>
          <w:p w14:paraId="42DB748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7811D6C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catch (Exception excepcion)</w:t>
            </w:r>
          </w:p>
          <w:p w14:paraId="5F6A510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0CB49D8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TempData["Error"] = excepcion.Message;</w:t>
            </w:r>
          </w:p>
          <w:p w14:paraId="080BAE7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4330D915" w14:textId="77777777" w:rsidR="0042033C" w:rsidRDefault="0042033C">
            <w:pPr>
              <w:spacing w:line="180" w:lineRule="auto"/>
            </w:pPr>
          </w:p>
          <w:p w14:paraId="4404C9E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Redirect</w:t>
            </w:r>
            <w:r>
              <w:rPr>
                <w:rFonts w:ascii="Consolas" w:hAnsi="Consolas" w:cs="Consolas"/>
                <w:sz w:val="16"/>
              </w:rPr>
              <w:t>ToAction(nameof(Inicio));</w:t>
            </w:r>
          </w:p>
          <w:p w14:paraId="06C2838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5E22F55A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VISTAS</w:t>
      </w:r>
    </w:p>
    <w:p w14:paraId="7E2B6DB6" w14:textId="77777777" w:rsidR="00A64875" w:rsidRDefault="000D7AA2">
      <w:pPr>
        <w:rPr>
          <w:i/>
          <w:iCs/>
        </w:rPr>
      </w:pPr>
      <w:r>
        <w:lastRenderedPageBreak/>
        <w:t>Vistas/Inicio/Inicio.cshtml presenta acceso, conversión y cambio de contraseña según la sesión. Los formularios Razor llaman a las acciones de ControladorInicio e incluyen validación y protección antifalsificación.</w:t>
      </w:r>
    </w:p>
    <w:p w14:paraId="631CCE29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641" w:after="641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Vistas Razor - Cliente web</w:t>
      </w:r>
    </w:p>
    <w:p w14:paraId="631DDC39" w14:textId="77777777" w:rsidR="00A64875" w:rsidRDefault="000D7AA2">
      <w:pPr>
        <w:pStyle w:val="Ttulo4"/>
      </w:pPr>
      <w:bookmarkStart w:id="103" w:name="_Toc244043005"/>
      <w:r>
        <w:t>Figura 42. Vistas Razor - Cliente web</w:t>
      </w:r>
      <w:bookmarkEnd w:id="103"/>
    </w:p>
    <w:p w14:paraId="0B96750A" w14:textId="77777777" w:rsidR="00A64875" w:rsidRDefault="000D7AA2">
      <w:pPr>
        <w:pStyle w:val="Ttulo5"/>
      </w:pPr>
      <w:bookmarkStart w:id="104" w:name="_Toc244043030"/>
      <w:r>
        <w:t>Tabla 16. Formulario Razor de conversión</w:t>
      </w:r>
      <w:bookmarkEnd w:id="104"/>
    </w:p>
    <w:tbl>
      <w:tblPr>
        <w:tblStyle w:val="af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7E43EFF" w14:textId="77777777">
        <w:tc>
          <w:tcPr>
            <w:tcW w:w="8494" w:type="dxa"/>
            <w:shd w:val="clear" w:color="auto" w:fill="D9D9D9"/>
          </w:tcPr>
          <w:p w14:paraId="2614BD8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&lt;form asp-action="Convertir" method="post" id="formulario-conversion"&gt;</w:t>
            </w:r>
          </w:p>
          <w:p w14:paraId="04B8978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&lt;div asp-va</w:t>
            </w:r>
            <w:r>
              <w:rPr>
                <w:rFonts w:ascii="Consolas" w:hAnsi="Consolas" w:cs="Consolas"/>
                <w:sz w:val="16"/>
              </w:rPr>
              <w:t>lidation-summary="ModelOnly" class="text-danger" role="alert"&gt;&lt;/div&gt;</w:t>
            </w:r>
          </w:p>
          <w:p w14:paraId="389AC11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&lt;div class="mb-3"&gt;</w:t>
            </w:r>
          </w:p>
          <w:p w14:paraId="23EE19B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&lt;label asp-for="Tipo" class="form-label"&gt;Magnitud&lt;/label&gt;</w:t>
            </w:r>
          </w:p>
          <w:p w14:paraId="005C9E0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&lt;select asp-for="Tipo" asp-items="Html.Get</w:t>
            </w:r>
            <w:r>
              <w:rPr>
                <w:rFonts w:ascii="Consolas" w:hAnsi="Consolas" w:cs="Consolas"/>
                <w:sz w:val="16"/>
              </w:rPr>
              <w:t>EnumSelectList&lt;TipoConversion&gt;()"</w:t>
            </w:r>
          </w:p>
          <w:p w14:paraId="7C28312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 class="form-select" id="Tipo"&gt;&lt;/select&gt;</w:t>
            </w:r>
          </w:p>
          <w:p w14:paraId="2CF1F27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&lt;span asp-validation-for="Tipo" class="text-danger"&gt;&lt;/span&gt;</w:t>
            </w:r>
          </w:p>
          <w:p w14:paraId="58EEC27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&lt;/div&gt;</w:t>
            </w:r>
          </w:p>
          <w:p w14:paraId="5AA78B9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&lt;div class="mb-3"&gt;</w:t>
            </w:r>
          </w:p>
          <w:p w14:paraId="68A35F2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&lt;label asp-for="Valor" class="form-label"&gt;Valor&lt;/label&gt;</w:t>
            </w:r>
          </w:p>
          <w:p w14:paraId="5E86043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&lt;input asp-for="Valor" class="form-control" type="number" step="any" required /&gt;</w:t>
            </w:r>
          </w:p>
          <w:p w14:paraId="565D139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&lt;span as</w:t>
            </w:r>
            <w:r>
              <w:rPr>
                <w:rFonts w:ascii="Consolas" w:hAnsi="Consolas" w:cs="Consolas"/>
                <w:sz w:val="16"/>
              </w:rPr>
              <w:t>p-validation-for="Valor" class="text-danger"&gt;&lt;/span&gt;</w:t>
            </w:r>
          </w:p>
          <w:p w14:paraId="4BC55E9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&lt;/div&gt;</w:t>
            </w:r>
          </w:p>
          <w:p w14:paraId="6DCBE0A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&lt;div class="row"&gt;</w:t>
            </w:r>
          </w:p>
          <w:p w14:paraId="4175B61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&lt;div class="col-sm-6 mb-3"&gt;</w:t>
            </w:r>
          </w:p>
          <w:p w14:paraId="5BD85BC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&lt;label asp-for="UnidadInicial" class="form-label"&gt;Unidad inicial&lt;/label&gt;</w:t>
            </w:r>
          </w:p>
          <w:p w14:paraId="164530E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&lt;select asp-for="UnidadInicial" asp-items="ViewBag.Unidades"</w:t>
            </w:r>
          </w:p>
          <w:p w14:paraId="777167A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     class="form-select" id="Unidad</w:t>
            </w:r>
            <w:r>
              <w:rPr>
                <w:rFonts w:ascii="Consolas" w:hAnsi="Consolas" w:cs="Consolas"/>
                <w:sz w:val="16"/>
              </w:rPr>
              <w:t>Inicial"&gt;&lt;/select&gt;</w:t>
            </w:r>
          </w:p>
          <w:p w14:paraId="54A16C4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&lt;span asp-validation-for="UnidadInicial" class="text-danger"&gt;&lt;/span&gt;</w:t>
            </w:r>
          </w:p>
          <w:p w14:paraId="4FC46D2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&lt;/div&gt;</w:t>
            </w:r>
          </w:p>
          <w:p w14:paraId="3D9C97A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&lt;div class="col-sm-6 mb-3"&gt;</w:t>
            </w:r>
          </w:p>
          <w:p w14:paraId="3B72F91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&lt;label asp-for="UnidadFinal" </w:t>
            </w:r>
            <w:r>
              <w:rPr>
                <w:rFonts w:ascii="Consolas" w:hAnsi="Consolas" w:cs="Consolas"/>
                <w:sz w:val="16"/>
              </w:rPr>
              <w:t>class="form-label"&gt;Unidad final&lt;/label&gt;</w:t>
            </w:r>
          </w:p>
          <w:p w14:paraId="44CB119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&lt;select asp-for="UnidadFinal" asp-items="ViewBag.Unidades"</w:t>
            </w:r>
          </w:p>
          <w:p w14:paraId="3D6EC21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     class="form-select" id="UnidadFinal"&gt;&lt;/select&gt;</w:t>
            </w:r>
          </w:p>
          <w:p w14:paraId="5D17FBD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&lt;span asp-validati</w:t>
            </w:r>
            <w:r>
              <w:rPr>
                <w:rFonts w:ascii="Consolas" w:hAnsi="Consolas" w:cs="Consolas"/>
                <w:sz w:val="16"/>
              </w:rPr>
              <w:t>on-for="UnidadFinal" class="text-danger"&gt;&lt;/span&gt;</w:t>
            </w:r>
          </w:p>
          <w:p w14:paraId="7C243B2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&lt;/div&gt;</w:t>
            </w:r>
          </w:p>
          <w:p w14:paraId="14FDD97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&lt;/div&gt;</w:t>
            </w:r>
          </w:p>
          <w:p w14:paraId="698BF6E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&lt;button class="btn btn-primary" type="submit"&gt;Convertir&lt;/button&gt;</w:t>
            </w:r>
          </w:p>
          <w:p w14:paraId="398BEBD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&lt;/form&gt;</w:t>
            </w:r>
          </w:p>
        </w:tc>
      </w:tr>
    </w:tbl>
    <w:p w14:paraId="1A51A1F1" w14:textId="77777777" w:rsidR="00A64875" w:rsidRDefault="000D7AA2">
      <w:pPr>
        <w:pStyle w:val="Ttulo5"/>
      </w:pPr>
      <w:bookmarkStart w:id="105" w:name="_Toc244043031"/>
      <w:r>
        <w:t>Tabla 17. Formulario Razor de inicio de sesión</w:t>
      </w:r>
      <w:bookmarkEnd w:id="105"/>
    </w:p>
    <w:tbl>
      <w:tblPr>
        <w:tblStyle w:val="af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60DB396" w14:textId="77777777">
        <w:tc>
          <w:tcPr>
            <w:tcW w:w="8494" w:type="dxa"/>
            <w:shd w:val="clear" w:color="auto" w:fill="D9D9D9"/>
          </w:tcPr>
          <w:p w14:paraId="48BE643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&lt;form asp-action="IniciarSesion" method="post"&gt;</w:t>
            </w:r>
          </w:p>
          <w:p w14:paraId="4B170DE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&lt;div asp-validation-summary="ModelOnly" class="text-danger" role="alert"&gt;&lt;/div&gt;</w:t>
            </w:r>
          </w:p>
          <w:p w14:paraId="4E7E6B0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&lt;div class="mb-3"&gt;</w:t>
            </w:r>
          </w:p>
          <w:p w14:paraId="62DBF5C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&lt;label class="form-label" fo</w:t>
            </w:r>
            <w:r>
              <w:rPr>
                <w:rFonts w:ascii="Consolas" w:hAnsi="Consolas" w:cs="Consolas"/>
                <w:sz w:val="16"/>
              </w:rPr>
              <w:t>r="Usuario"&gt;Usuario&lt;/label&gt;</w:t>
            </w:r>
          </w:p>
          <w:p w14:paraId="2B6FD8A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                    &lt;input class="form-control" id="Usuario" name="Usuario" value="Monster"</w:t>
            </w:r>
          </w:p>
          <w:p w14:paraId="7CD6B1C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autocomplete="username" required /&gt;</w:t>
            </w:r>
          </w:p>
          <w:p w14:paraId="536F84A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&lt;/div&gt;</w:t>
            </w:r>
          </w:p>
          <w:p w14:paraId="7840AE4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&lt;div class="mb-3"&gt;</w:t>
            </w:r>
          </w:p>
          <w:p w14:paraId="646B52D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&lt;label class="form-label" for="Contrasenia"&gt;Contraseña&lt;/label&gt;</w:t>
            </w:r>
          </w:p>
          <w:p w14:paraId="04566CB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&lt;input class="form-control" id="Contrasenia" name="Contrasenia" type="password" value="Monster9"</w:t>
            </w:r>
          </w:p>
          <w:p w14:paraId="02952AB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autocomplete="cu</w:t>
            </w:r>
            <w:r>
              <w:rPr>
                <w:rFonts w:ascii="Consolas" w:hAnsi="Consolas" w:cs="Consolas"/>
                <w:sz w:val="16"/>
              </w:rPr>
              <w:t>rrent-password" required /&gt;</w:t>
            </w:r>
          </w:p>
          <w:p w14:paraId="2F950CA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&lt;/div&gt;</w:t>
            </w:r>
          </w:p>
          <w:p w14:paraId="0412DF1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&lt;button class="btn btn-primary" type="submit"&gt;Iniciar sesión&lt;/button&gt;</w:t>
            </w:r>
          </w:p>
          <w:p w14:paraId="6304B12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&lt;/form&gt;</w:t>
            </w:r>
          </w:p>
        </w:tc>
      </w:tr>
    </w:tbl>
    <w:p w14:paraId="16AF49BA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EJECUCIÓN DEL CLIENTE DE WEB</w:t>
      </w:r>
    </w:p>
    <w:p w14:paraId="5DAC1BF1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930" w:after="1930" w:line="240" w:lineRule="exact"/>
        <w:jc w:val="center"/>
      </w:pPr>
      <w:bookmarkStart w:id="106" w:name="_ravx3sp74jix" w:colFirst="0" w:colLast="0"/>
      <w:bookmarkEnd w:id="106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Login - Cliente web</w:t>
      </w:r>
    </w:p>
    <w:p w14:paraId="2EB8CF4F" w14:textId="77777777" w:rsidR="00A64875" w:rsidRDefault="000D7AA2">
      <w:pPr>
        <w:pStyle w:val="Ttulo4"/>
      </w:pPr>
      <w:bookmarkStart w:id="107" w:name="_Toc244043006"/>
      <w:r>
        <w:t>Figura 43. Login - Cliente web</w:t>
      </w:r>
      <w:bookmarkEnd w:id="107"/>
    </w:p>
    <w:p w14:paraId="02F5CC9D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980" w:after="198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Pantalla de Conversiones - Cliente web</w:t>
      </w:r>
    </w:p>
    <w:p w14:paraId="2AB75E61" w14:textId="77777777" w:rsidR="00A64875" w:rsidRDefault="000D7AA2">
      <w:pPr>
        <w:pStyle w:val="Ttulo4"/>
      </w:pPr>
      <w:bookmarkStart w:id="108" w:name="_Toc244043007"/>
      <w:r>
        <w:t>Figura 44. Pantalla de Conversiones - Cliente web</w:t>
      </w:r>
      <w:bookmarkEnd w:id="108"/>
    </w:p>
    <w:p w14:paraId="57AC83AF" w14:textId="77777777" w:rsidR="00A64875" w:rsidRDefault="000D7AA2">
      <w:pPr>
        <w:pStyle w:val="Ttulo2"/>
      </w:pPr>
      <w:bookmarkStart w:id="109" w:name="_Toc244042956"/>
      <w:r>
        <w:t>CLIENTE MÓVIL</w:t>
      </w:r>
      <w:bookmarkEnd w:id="109"/>
    </w:p>
    <w:p w14:paraId="1044B641" w14:textId="77777777" w:rsidR="00A64875" w:rsidRDefault="000D7AA2">
      <w:pPr>
        <w:pStyle w:val="Ttulo3"/>
      </w:pPr>
      <w:bookmarkStart w:id="110" w:name="_Toc244042957"/>
      <w:r>
        <w:lastRenderedPageBreak/>
        <w:t>CREACIÓN DEL PROYECTO</w:t>
      </w:r>
      <w:bookmarkEnd w:id="110"/>
    </w:p>
    <w:p w14:paraId="3710A1BF" w14:textId="77777777" w:rsidR="00A64875" w:rsidRDefault="000D7AA2">
      <w:r>
        <w:t>El cliente móvil utiliza .NET MAUI, XAML y C# con destino net10.0-android. Abre ClienteMovilGR09.csproj en un entorno con la carga MAUI Android y conserva InicializadorMaui.cs y los puntos de entrada de Platforms.</w:t>
      </w:r>
    </w:p>
    <w:p w14:paraId="1419F6D4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838" w:after="1838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Configuración del proyecto - Cliente móvil</w:t>
      </w:r>
    </w:p>
    <w:p w14:paraId="431EDFB5" w14:textId="77777777" w:rsidR="00A64875" w:rsidRDefault="000D7AA2">
      <w:pPr>
        <w:pStyle w:val="Ttulo4"/>
      </w:pPr>
      <w:bookmarkStart w:id="111" w:name="_Toc244043008"/>
      <w:r>
        <w:t>Figura 45. Configuración del proyecto - Cliente móvil</w:t>
      </w:r>
      <w:bookmarkEnd w:id="111"/>
    </w:p>
    <w:p w14:paraId="1279018B" w14:textId="77777777" w:rsidR="00A64875" w:rsidRDefault="000D7AA2">
      <w:pPr>
        <w:pStyle w:val="Ttulo3"/>
      </w:pPr>
      <w:bookmarkStart w:id="112" w:name="_Toc244042958"/>
      <w:r>
        <w:t>ESTRUCTURA DEL PROYECTO</w:t>
      </w:r>
      <w:bookmarkEnd w:id="112"/>
    </w:p>
    <w:p w14:paraId="473CDC5B" w14:textId="77777777" w:rsidR="00A64875" w:rsidRDefault="000D7AA2">
      <w:r>
        <w:t>Modelos contiene los tipos de sesión y conversión; Vistas define PaginaPrincipal.xaml; ControladorConversor coordina el flujo y Servicios contiene el adaptador ClienteSOAP.</w:t>
      </w:r>
    </w:p>
    <w:p w14:paraId="04DE6501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2248" w:after="2248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Estructura del proyecto - Cliente móvil</w:t>
      </w:r>
    </w:p>
    <w:p w14:paraId="62D597F3" w14:textId="77777777" w:rsidR="00A64875" w:rsidRDefault="000D7AA2">
      <w:pPr>
        <w:pStyle w:val="Ttulo4"/>
      </w:pPr>
      <w:bookmarkStart w:id="113" w:name="_Toc244043009"/>
      <w:r>
        <w:t>Figura 46. Estructura del proyecto - Cliente móvil</w:t>
      </w:r>
      <w:bookmarkEnd w:id="113"/>
    </w:p>
    <w:p w14:paraId="37333525" w14:textId="77777777" w:rsidR="00A64875" w:rsidRDefault="000D7AA2">
      <w:pPr>
        <w:pStyle w:val="Ttulo2"/>
      </w:pPr>
      <w:bookmarkStart w:id="114" w:name="_Toc244042959"/>
      <w:r>
        <w:t>CODIFICACIÓN DEL PROYECTO CLIENTE MÓVIL</w:t>
      </w:r>
      <w:bookmarkEnd w:id="114"/>
    </w:p>
    <w:p w14:paraId="428AAD8C" w14:textId="77777777" w:rsidR="00A64875" w:rsidRDefault="000D7AA2">
      <w:pPr>
        <w:pStyle w:val="Ttulo3"/>
      </w:pPr>
      <w:bookmarkStart w:id="115" w:name="_Toc244042960"/>
      <w:r>
        <w:lastRenderedPageBreak/>
        <w:t>CREACIÓN DE MODELOS</w:t>
      </w:r>
      <w:bookmarkEnd w:id="115"/>
    </w:p>
    <w:p w14:paraId="5D30BD48" w14:textId="77777777" w:rsidR="00A64875" w:rsidRDefault="000D7AA2">
      <w:r>
        <w:t>ModelosConversion.cs define los tipos utilizados por el móvil. La sesión se mantiene en memoria del cliente y el controlador comprueba su estado antes de convertir.</w:t>
      </w:r>
    </w:p>
    <w:p w14:paraId="31DA62CD" w14:textId="77777777" w:rsidR="00A64875" w:rsidRDefault="000D7AA2">
      <w:r>
        <w:t>ClienteSOAP envía XML SOAP con HttpClient y System.Xml.Linq, interpreta respuestas y propaga los errores al controlador. Android utiliza 10.0.2.2:19081 para acceder al anfitrión del emulador.</w:t>
      </w:r>
    </w:p>
    <w:p w14:paraId="220D1EAD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192" w:after="1192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ModelosConversion.cs - Cliente móvil</w:t>
      </w:r>
    </w:p>
    <w:p w14:paraId="6C5EA245" w14:textId="77777777" w:rsidR="00A64875" w:rsidRDefault="000D7AA2">
      <w:pPr>
        <w:pStyle w:val="Ttulo4"/>
      </w:pPr>
      <w:bookmarkStart w:id="116" w:name="_Toc244043010"/>
      <w:r>
        <w:t>Figura 47. ModelosConversion.cs - Cliente móvil</w:t>
      </w:r>
      <w:bookmarkEnd w:id="116"/>
    </w:p>
    <w:p w14:paraId="05841F97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CONTROLADORES</w:t>
      </w:r>
    </w:p>
    <w:p w14:paraId="38BC9456" w14:textId="77777777" w:rsidR="00A64875" w:rsidRDefault="000D7AA2">
      <w:pPr>
        <w:rPr>
          <w:i/>
          <w:iCs/>
        </w:rPr>
      </w:pPr>
      <w:r>
        <w:t>ControladorConversor coordina autenticación, conversión y cambio de contraseña mediante ClienteSOAP. Cerrar sesión elimina el token del estado local del móvil.</w:t>
      </w:r>
    </w:p>
    <w:p w14:paraId="35936EBA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ControladorConversor.cs - Cliente móvil</w:t>
      </w:r>
    </w:p>
    <w:p w14:paraId="740B93FC" w14:textId="77777777" w:rsidR="00A64875" w:rsidRDefault="000D7AA2">
      <w:pPr>
        <w:pStyle w:val="Ttulo4"/>
      </w:pPr>
      <w:bookmarkStart w:id="117" w:name="_Toc244043011"/>
      <w:r>
        <w:t>Figura 48. ControladorConversor.cs - Cliente móvil</w:t>
      </w:r>
      <w:bookmarkEnd w:id="117"/>
    </w:p>
    <w:p w14:paraId="7B391025" w14:textId="77777777" w:rsidR="00A64875" w:rsidRDefault="000D7AA2">
      <w:pPr>
        <w:pStyle w:val="Ttulo5"/>
      </w:pPr>
      <w:bookmarkStart w:id="118" w:name="_Toc244043032"/>
      <w:r>
        <w:t>Tabla 18. ModelosConversion.cs - Cliente móvil</w:t>
      </w:r>
      <w:bookmarkEnd w:id="118"/>
    </w:p>
    <w:tbl>
      <w:tblPr>
        <w:tblStyle w:val="af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22002DDB" w14:textId="77777777">
        <w:tc>
          <w:tcPr>
            <w:tcW w:w="8494" w:type="dxa"/>
            <w:shd w:val="clear" w:color="auto" w:fill="D9D9D9"/>
          </w:tcPr>
          <w:p w14:paraId="572D675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namespac</w:t>
            </w:r>
            <w:r>
              <w:rPr>
                <w:rFonts w:ascii="Consolas" w:hAnsi="Consolas" w:cs="Consolas"/>
                <w:sz w:val="16"/>
              </w:rPr>
              <w:t>e ClienteMovilGR09.Modelos;</w:t>
            </w:r>
          </w:p>
          <w:p w14:paraId="03E20684" w14:textId="77777777" w:rsidR="0042033C" w:rsidRDefault="0042033C">
            <w:pPr>
              <w:spacing w:line="180" w:lineRule="auto"/>
            </w:pPr>
          </w:p>
          <w:p w14:paraId="1120B93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enum TipoConversion</w:t>
            </w:r>
          </w:p>
          <w:p w14:paraId="2F6F375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58AB112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Longitud,</w:t>
            </w:r>
          </w:p>
          <w:p w14:paraId="35BE958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Masa,</w:t>
            </w:r>
          </w:p>
          <w:p w14:paraId="6B7B665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Temperatura</w:t>
            </w:r>
          </w:p>
          <w:p w14:paraId="7812BD1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 w14:paraId="01ED54A8" w14:textId="77777777" w:rsidR="0042033C" w:rsidRDefault="0042033C">
            <w:pPr>
              <w:spacing w:line="180" w:lineRule="auto"/>
            </w:pPr>
          </w:p>
          <w:p w14:paraId="08D56C2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record OpcionUnidad(string Codigo, string Etiqueta);</w:t>
            </w:r>
          </w:p>
          <w:p w14:paraId="7EA2D3B5" w14:textId="77777777" w:rsidR="0042033C" w:rsidRDefault="0042033C">
            <w:pPr>
              <w:spacing w:line="180" w:lineRule="auto"/>
            </w:pPr>
          </w:p>
          <w:p w14:paraId="47A0B8C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ModeloSesion</w:t>
            </w:r>
          </w:p>
          <w:p w14:paraId="7BDDD34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07FE557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string? Token { get; private set; }</w:t>
            </w:r>
          </w:p>
          <w:p w14:paraId="4321324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</w:t>
            </w:r>
            <w:r>
              <w:rPr>
                <w:rFonts w:ascii="Consolas" w:hAnsi="Consolas" w:cs="Consolas"/>
                <w:sz w:val="16"/>
              </w:rPr>
              <w:t>ublic bool Autenticado =&gt; !string.IsNullOrWhiteSpace(Token);</w:t>
            </w:r>
          </w:p>
          <w:p w14:paraId="6B91F620" w14:textId="77777777" w:rsidR="0042033C" w:rsidRDefault="0042033C">
            <w:pPr>
              <w:spacing w:line="180" w:lineRule="auto"/>
            </w:pPr>
          </w:p>
          <w:p w14:paraId="599C15E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Iniciar(string token) =&gt; Token = token;</w:t>
            </w:r>
          </w:p>
          <w:p w14:paraId="5400DE2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Cerrar() =&gt; Token = null;</w:t>
            </w:r>
          </w:p>
          <w:p w14:paraId="4057C14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>}</w:t>
            </w:r>
          </w:p>
          <w:p w14:paraId="019EC0B3" w14:textId="77777777" w:rsidR="0042033C" w:rsidRDefault="0042033C">
            <w:pPr>
              <w:spacing w:line="180" w:lineRule="auto"/>
            </w:pPr>
          </w:p>
          <w:p w14:paraId="425348D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static class CatalogoUnidades</w:t>
            </w:r>
          </w:p>
          <w:p w14:paraId="101DB08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5E0A033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readonly OpcionUnidad[] Longitudes =</w:t>
            </w:r>
          </w:p>
          <w:p w14:paraId="412AE69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[</w:t>
            </w:r>
          </w:p>
          <w:p w14:paraId="25DE22B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new("MILIMETROS", "Milímetros"),</w:t>
            </w:r>
          </w:p>
          <w:p w14:paraId="55E6FF8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new("CENTIMETROS", "Centímetros"),</w:t>
            </w:r>
          </w:p>
          <w:p w14:paraId="19E6B71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new("METROS", "Metros"),</w:t>
            </w:r>
          </w:p>
          <w:p w14:paraId="430AB24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new("KILOMETROS", "Kilómetros"),</w:t>
            </w:r>
          </w:p>
          <w:p w14:paraId="0C669EE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new("PIES", "Pies"),</w:t>
            </w:r>
          </w:p>
          <w:p w14:paraId="57EB75A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</w:t>
            </w:r>
            <w:r>
              <w:rPr>
                <w:rFonts w:ascii="Consolas" w:hAnsi="Consolas" w:cs="Consolas"/>
                <w:sz w:val="16"/>
              </w:rPr>
              <w:t xml:space="preserve"> new("YARDAS", "Yardas"),</w:t>
            </w:r>
          </w:p>
          <w:p w14:paraId="7F0CC70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new("MILLAS", "Millas")</w:t>
            </w:r>
          </w:p>
          <w:p w14:paraId="283B549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];</w:t>
            </w:r>
          </w:p>
          <w:p w14:paraId="07282B67" w14:textId="77777777" w:rsidR="0042033C" w:rsidRDefault="0042033C">
            <w:pPr>
              <w:spacing w:line="180" w:lineRule="auto"/>
            </w:pPr>
          </w:p>
          <w:p w14:paraId="2B15B10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readonly OpcionUnidad[] Masas =</w:t>
            </w:r>
          </w:p>
          <w:p w14:paraId="7A357CF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[</w:t>
            </w:r>
          </w:p>
          <w:p w14:paraId="7107C94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new("MILIGRAMOS", "Miligramos"),</w:t>
            </w:r>
          </w:p>
          <w:p w14:paraId="52C16F7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new("GRAMOS", "Gramos"),</w:t>
            </w:r>
          </w:p>
          <w:p w14:paraId="61DD73B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new("KILOGRAMOS", "Kilogramos"),</w:t>
            </w:r>
          </w:p>
          <w:p w14:paraId="07ACB3E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new("TONEL</w:t>
            </w:r>
            <w:r>
              <w:rPr>
                <w:rFonts w:ascii="Consolas" w:hAnsi="Consolas" w:cs="Consolas"/>
                <w:sz w:val="16"/>
              </w:rPr>
              <w:t>ADAS", "Toneladas"),</w:t>
            </w:r>
          </w:p>
          <w:p w14:paraId="077F8EC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new("ONZAS", "Onzas"),</w:t>
            </w:r>
          </w:p>
          <w:p w14:paraId="439414B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new("LIBRAS", "Libras"),</w:t>
            </w:r>
          </w:p>
          <w:p w14:paraId="22EACC4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new("QUINTALES", "Quintales")</w:t>
            </w:r>
          </w:p>
          <w:p w14:paraId="24AC856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];</w:t>
            </w:r>
          </w:p>
          <w:p w14:paraId="0987B68A" w14:textId="77777777" w:rsidR="0042033C" w:rsidRDefault="0042033C">
            <w:pPr>
              <w:spacing w:line="180" w:lineRule="auto"/>
            </w:pPr>
          </w:p>
          <w:p w14:paraId="36727CF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readonly OpcionUnidad[] Temperaturas =</w:t>
            </w:r>
          </w:p>
          <w:p w14:paraId="6131B9D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[</w:t>
            </w:r>
          </w:p>
          <w:p w14:paraId="4BB4702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new("CELSIUS", "Celsius"),</w:t>
            </w:r>
          </w:p>
          <w:p w14:paraId="6440A28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new("FAHRENHEIT", "Fahrenheit"),</w:t>
            </w:r>
          </w:p>
          <w:p w14:paraId="1EA8CF2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new("KELVIN", "Kelvin"),</w:t>
            </w:r>
          </w:p>
          <w:p w14:paraId="4D1F82B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new("RANKINE", "Rankine"),</w:t>
            </w:r>
          </w:p>
          <w:p w14:paraId="4CE5F91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new("NEWTON", "Newton"),</w:t>
            </w:r>
          </w:p>
          <w:p w14:paraId="2D9124E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new("REAUMUR", "Réaumur")</w:t>
            </w:r>
          </w:p>
          <w:p w14:paraId="34413A9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];</w:t>
            </w:r>
          </w:p>
          <w:p w14:paraId="45724F35" w14:textId="77777777" w:rsidR="0042033C" w:rsidRDefault="0042033C">
            <w:pPr>
              <w:spacing w:line="180" w:lineRule="auto"/>
            </w:pPr>
          </w:p>
          <w:p w14:paraId="4D558A9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static IReadOnlyList&lt;Opcio</w:t>
            </w:r>
            <w:r>
              <w:rPr>
                <w:rFonts w:ascii="Consolas" w:hAnsi="Consolas" w:cs="Consolas"/>
                <w:sz w:val="16"/>
              </w:rPr>
              <w:t>nUnidad&gt; Obtener(TipoConversion tipo) =&gt; tipo switch</w:t>
            </w:r>
          </w:p>
          <w:p w14:paraId="65B33AC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27E3597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TipoConversion.Longitud =&gt; Longitudes,</w:t>
            </w:r>
          </w:p>
          <w:p w14:paraId="57EBC3E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TipoConversion.Masa =&gt; Masas,</w:t>
            </w:r>
          </w:p>
          <w:p w14:paraId="0AC866EB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TipoConversion.Temperatura =&gt; Temperaturas,</w:t>
            </w:r>
          </w:p>
          <w:p w14:paraId="4520F69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 =&gt; throw new ArgumentOutOfRangeException(nameof(ti</w:t>
            </w:r>
            <w:r>
              <w:rPr>
                <w:rFonts w:ascii="Consolas" w:hAnsi="Consolas" w:cs="Consolas"/>
                <w:sz w:val="16"/>
              </w:rPr>
              <w:t>po))</w:t>
            </w:r>
          </w:p>
          <w:p w14:paraId="1CA1326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};</w:t>
            </w:r>
          </w:p>
          <w:p w14:paraId="6F16BB88" w14:textId="77777777" w:rsidR="0042033C" w:rsidRDefault="0042033C">
            <w:pPr>
              <w:spacing w:line="180" w:lineRule="auto"/>
            </w:pPr>
          </w:p>
          <w:p w14:paraId="562539C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static string Operacion(TipoConversion tipo) =&gt; tipo switch</w:t>
            </w:r>
          </w:p>
          <w:p w14:paraId="6D2589E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54299A7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TipoConversion.Longitud =&gt; "convertirLongitud",</w:t>
            </w:r>
          </w:p>
          <w:p w14:paraId="5B16F4B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TipoConversion.Masa =&gt; "convertirMasa",</w:t>
            </w:r>
          </w:p>
          <w:p w14:paraId="1AB7AAA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TipoConversion.Temperatura =&gt; "convertirTemperatura",</w:t>
            </w:r>
          </w:p>
          <w:p w14:paraId="131AF17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 =&gt; throw new ArgumentOutOfRangeException(nameof(tipo))</w:t>
            </w:r>
          </w:p>
          <w:p w14:paraId="0BAEDE9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};</w:t>
            </w:r>
          </w:p>
          <w:p w14:paraId="4E9E17B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7BEBFFC0" w14:textId="77777777" w:rsidR="00A64875" w:rsidRDefault="000D7AA2">
      <w:pPr>
        <w:pStyle w:val="Ttulo5"/>
      </w:pPr>
      <w:bookmarkStart w:id="119" w:name="_Toc244043033"/>
      <w:r>
        <w:lastRenderedPageBreak/>
        <w:t>Tabla 19. ControladorConversor.cs - Cliente móvil</w:t>
      </w:r>
      <w:bookmarkEnd w:id="119"/>
    </w:p>
    <w:tbl>
      <w:tblPr>
        <w:tblStyle w:val="af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EC634C9" w14:textId="77777777">
        <w:tc>
          <w:tcPr>
            <w:tcW w:w="8494" w:type="dxa"/>
            <w:shd w:val="clear" w:color="auto" w:fill="D9D9D9"/>
          </w:tcPr>
          <w:p w14:paraId="27BF56B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ClienteMovilGR09.Modelos;</w:t>
            </w:r>
          </w:p>
          <w:p w14:paraId="726FA9B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ClienteMovilGR09.Servicios;</w:t>
            </w:r>
          </w:p>
          <w:p w14:paraId="40CF9505" w14:textId="77777777" w:rsidR="0042033C" w:rsidRDefault="0042033C">
            <w:pPr>
              <w:spacing w:line="180" w:lineRule="auto"/>
            </w:pPr>
          </w:p>
          <w:p w14:paraId="7694C73E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namespace ClienteMovilGR09.Controladores;</w:t>
            </w:r>
          </w:p>
          <w:p w14:paraId="44AC7AFA" w14:textId="77777777" w:rsidR="0042033C" w:rsidRDefault="0042033C">
            <w:pPr>
              <w:spacing w:line="180" w:lineRule="auto"/>
            </w:pPr>
          </w:p>
          <w:p w14:paraId="27F6A09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ControladorConversor</w:t>
            </w:r>
          </w:p>
          <w:p w14:paraId="3B7A82B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65F473A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const string RutaServicio = "/04.SERVIDOR/WSConversionUnidades_DotNet_SOAP_GR09";</w:t>
            </w:r>
          </w:p>
          <w:p w14:paraId="6E04AB3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readonly ClienteSOAP _servicio = new(ObtenerEndpoint());</w:t>
            </w:r>
          </w:p>
          <w:p w14:paraId="44298B5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</w:t>
            </w:r>
            <w:r>
              <w:rPr>
                <w:rFonts w:ascii="Consolas" w:hAnsi="Consolas" w:cs="Consolas"/>
                <w:sz w:val="16"/>
              </w:rPr>
              <w:t>vate readonly ModeloSesion _sesion = new();</w:t>
            </w:r>
          </w:p>
          <w:p w14:paraId="08D35629" w14:textId="77777777" w:rsidR="0042033C" w:rsidRDefault="0042033C">
            <w:pPr>
              <w:spacing w:line="180" w:lineRule="auto"/>
            </w:pPr>
          </w:p>
          <w:p w14:paraId="2E9D164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async Task IniciarSesionAsync(string usuario, string contrasenia)</w:t>
            </w:r>
          </w:p>
          <w:p w14:paraId="5B6D2C5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0649D69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token = await _servicio.IniciarSesionAsync(usuario, contrasenia);</w:t>
            </w:r>
          </w:p>
          <w:p w14:paraId="59B9934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_sesion.Iniciar(token);</w:t>
            </w:r>
          </w:p>
          <w:p w14:paraId="3F52F3E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 w14:paraId="6C632C0C" w14:textId="77777777" w:rsidR="0042033C" w:rsidRDefault="0042033C">
            <w:pPr>
              <w:spacing w:line="180" w:lineRule="auto"/>
            </w:pPr>
          </w:p>
          <w:p w14:paraId="339DA75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</w:t>
            </w:r>
            <w:r>
              <w:rPr>
                <w:rFonts w:ascii="Consolas" w:hAnsi="Consolas" w:cs="Consolas"/>
                <w:sz w:val="16"/>
              </w:rPr>
              <w:t>Task&lt;double&gt; ConvertirAsync(TipoConversion tipo, double valor, string inicial, string final)</w:t>
            </w:r>
          </w:p>
          <w:p w14:paraId="422AA74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7960185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(!_sesion.Autenticado)</w:t>
            </w:r>
          </w:p>
          <w:p w14:paraId="7693DC9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21824BD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InvalidOperationException("Inicia sesión antes de convertir.");</w:t>
            </w:r>
          </w:p>
          <w:p w14:paraId="1EA57AB6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4D6163A5" w14:textId="77777777" w:rsidR="0042033C" w:rsidRDefault="0042033C">
            <w:pPr>
              <w:spacing w:line="180" w:lineRule="auto"/>
            </w:pPr>
          </w:p>
          <w:p w14:paraId="2C388E6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_servicio.ConvertirAsync(_sesion.Token!, tipo, valor, inicial, final);</w:t>
            </w:r>
          </w:p>
          <w:p w14:paraId="10BAE62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 w14:paraId="6D1B06A8" w14:textId="77777777" w:rsidR="0042033C" w:rsidRDefault="0042033C">
            <w:pPr>
              <w:spacing w:line="180" w:lineRule="auto"/>
            </w:pPr>
          </w:p>
          <w:p w14:paraId="40DB3B3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Task&lt;string&gt; CambiarContraseniaAsync(string actual, str</w:t>
            </w:r>
            <w:r>
              <w:rPr>
                <w:rFonts w:ascii="Consolas" w:hAnsi="Consolas" w:cs="Consolas"/>
                <w:sz w:val="16"/>
              </w:rPr>
              <w:t>ing nueva)</w:t>
            </w:r>
          </w:p>
          <w:p w14:paraId="357C75B1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02BBDBA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(!_sesion.Autenticado)</w:t>
            </w:r>
          </w:p>
          <w:p w14:paraId="7BE71D3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6C57B41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InvalidOperationException("La sesión no está activa.");</w:t>
            </w:r>
          </w:p>
          <w:p w14:paraId="7BA5F993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29648765" w14:textId="77777777" w:rsidR="0042033C" w:rsidRDefault="0042033C">
            <w:pPr>
              <w:spacing w:line="180" w:lineRule="auto"/>
            </w:pPr>
          </w:p>
          <w:p w14:paraId="10AB0570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_servicio.CambiarContraseniaAsync(_sesion.Token!, actual, nueva);</w:t>
            </w:r>
          </w:p>
          <w:p w14:paraId="0BFC41B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 w14:paraId="677149B7" w14:textId="77777777" w:rsidR="0042033C" w:rsidRDefault="0042033C">
            <w:pPr>
              <w:spacing w:line="180" w:lineRule="auto"/>
            </w:pPr>
          </w:p>
          <w:p w14:paraId="0025DB95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Ce</w:t>
            </w:r>
            <w:r>
              <w:rPr>
                <w:rFonts w:ascii="Consolas" w:hAnsi="Consolas" w:cs="Consolas"/>
                <w:sz w:val="16"/>
              </w:rPr>
              <w:t>rrarSesion() =&gt; _sesion.Cerrar();</w:t>
            </w:r>
          </w:p>
          <w:p w14:paraId="47659E66" w14:textId="77777777" w:rsidR="0042033C" w:rsidRDefault="0042033C">
            <w:pPr>
              <w:spacing w:line="180" w:lineRule="auto"/>
            </w:pPr>
          </w:p>
          <w:p w14:paraId="207A7C89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string ObtenerEndpoint()</w:t>
            </w:r>
          </w:p>
          <w:p w14:paraId="16084E97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57BBC0E2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configurado = Environment.GetEnvironmentVariable("CONVERSOR_SOAP_URL");</w:t>
            </w:r>
          </w:p>
          <w:p w14:paraId="58E3899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(!string.IsNullOrWhiteSpace(configurado))</w:t>
            </w:r>
          </w:p>
          <w:p w14:paraId="2C238BB4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6AB3444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confi</w:t>
            </w:r>
            <w:r>
              <w:rPr>
                <w:rFonts w:ascii="Consolas" w:hAnsi="Consolas" w:cs="Consolas"/>
                <w:sz w:val="16"/>
              </w:rPr>
              <w:t>gurado;</w:t>
            </w:r>
          </w:p>
          <w:p w14:paraId="7A4FCB28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6231BC88" w14:textId="77777777" w:rsidR="0042033C" w:rsidRDefault="0042033C">
            <w:pPr>
              <w:spacing w:line="180" w:lineRule="auto"/>
            </w:pPr>
          </w:p>
          <w:p w14:paraId="291AA91D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host = DeviceInfo.Platform == DevicePlatform.Android ? "10.0.2.2" : "127.0.0.1";</w:t>
            </w:r>
          </w:p>
          <w:p w14:paraId="7ED6931A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$"http://{host}:19081{RutaServicio}";</w:t>
            </w:r>
          </w:p>
          <w:p w14:paraId="08D636EC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}</w:t>
            </w:r>
          </w:p>
          <w:p w14:paraId="1D05B38F" w14:textId="77777777" w:rsidR="0042033C" w:rsidRDefault="006411FD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14E3F9EF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CREACIÓN DE VISTAS</w:t>
      </w:r>
    </w:p>
    <w:p w14:paraId="08F8037E" w14:textId="77777777" w:rsidR="00A64875" w:rsidRDefault="000D7AA2">
      <w:pPr>
        <w:rPr>
          <w:i/>
          <w:iCs/>
        </w:rPr>
      </w:pPr>
      <w:r>
        <w:t>PaginaPrincipal.xaml y su código asociado implementan los controles MAUI. Los eventos recogen datos y actualizan la vista mediante los resultados y errores del controlador.</w:t>
      </w:r>
    </w:p>
    <w:p w14:paraId="2DAABF0F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Creación de vistas - Cliente móvil</w:t>
      </w:r>
    </w:p>
    <w:p w14:paraId="0A706477" w14:textId="77777777" w:rsidR="00A64875" w:rsidRDefault="000D7AA2" w:rsidP="00AE0788">
      <w:pPr>
        <w:pStyle w:val="Ttulo4"/>
      </w:pPr>
      <w:bookmarkStart w:id="120" w:name="_Toc244043012"/>
      <w:r>
        <w:t>Figura 49. Creación de vistas - Cliente móvil</w:t>
      </w:r>
      <w:bookmarkEnd w:id="120"/>
    </w:p>
    <w:p w14:paraId="14CADDAF" w14:textId="77777777" w:rsidR="00AE0788" w:rsidRPr="00AE0788" w:rsidRDefault="00AE0788" w:rsidP="00AE0788"/>
    <w:p w14:paraId="45A73BBF" w14:textId="77777777" w:rsidR="00AE0788" w:rsidDel="00AE0788" w:rsidRDefault="00AE0788" w:rsidP="00AE0788">
      <w:pPr>
        <w:rPr>
          <w:del w:id="121" w:author="Edison Verdesoto" w:date="2026-05-11T20:20:00Z"/>
        </w:rPr>
      </w:pPr>
    </w:p>
    <w:p w14:paraId="3BABD891" w14:textId="77777777" w:rsidR="00AE0788" w:rsidRPr="00AE0788" w:rsidRDefault="000D7AA2" w:rsidP="00AE0788">
      <w:pPr>
        <w:pStyle w:val="Ttulo3"/>
      </w:pPr>
      <w:bookmarkStart w:id="122" w:name="_Toc244042961"/>
      <w:r>
        <w:t>EJECUCIÓN DEL CLIENTE DE MÓVIL</w:t>
      </w:r>
      <w:bookmarkEnd w:id="122"/>
    </w:p>
    <w:p w14:paraId="4AA005C5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732" w:after="3732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Login - Cliente móvil</w:t>
      </w:r>
    </w:p>
    <w:p w14:paraId="780A4143" w14:textId="77777777" w:rsidR="00A64875" w:rsidRDefault="000D7AA2">
      <w:pPr>
        <w:pStyle w:val="Ttulo4"/>
      </w:pPr>
      <w:bookmarkStart w:id="123" w:name="_Toc244043013"/>
      <w:r>
        <w:t>Figura 50. Login - Cliente móvil</w:t>
      </w:r>
      <w:bookmarkEnd w:id="123"/>
    </w:p>
    <w:p w14:paraId="3C769A5B" w14:textId="77777777" w:rsidR="00AE0788" w:rsidRPr="00AE0788" w:rsidRDefault="00AE0788" w:rsidP="00AE0788"/>
    <w:p w14:paraId="2D0C6801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871" w:after="3871" w:line="240" w:lineRule="exact"/>
        <w:jc w:val="center"/>
        <w:rPr>
          <w:i/>
          <w:iCs/>
          <w:color w:val="1F497D"/>
          <w:sz w:val="18"/>
          <w:szCs w:val="18"/>
        </w:rPr>
      </w:pPr>
      <w:bookmarkStart w:id="124" w:name="_cdfm1fxggw8g" w:colFirst="0" w:colLast="0"/>
      <w:bookmarkEnd w:id="124"/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Pantalla de Conversiones - Cliente móvil</w:t>
      </w:r>
    </w:p>
    <w:p w14:paraId="4FFECB20" w14:textId="77777777" w:rsidR="00A64875" w:rsidRDefault="000D7AA2">
      <w:pPr>
        <w:pStyle w:val="Ttulo4"/>
      </w:pPr>
      <w:bookmarkStart w:id="125" w:name="_Toc244043014"/>
      <w:r>
        <w:t>Figura 51. Pantalla de Conversiones - Cliente móvil</w:t>
      </w:r>
      <w:bookmarkEnd w:id="125"/>
    </w:p>
    <w:p w14:paraId="7CC35F84" w14:textId="77777777" w:rsidR="00A64875" w:rsidRDefault="000D7AA2">
      <w:pPr>
        <w:pStyle w:val="Ttulo3"/>
      </w:pPr>
      <w:bookmarkStart w:id="126" w:name="_Toc244042962"/>
      <w:r>
        <w:t>CONCLUSIONES</w:t>
      </w:r>
      <w:bookmarkEnd w:id="126"/>
    </w:p>
    <w:p w14:paraId="6E34436F" w14:textId="77777777" w:rsidR="00A64875" w:rsidRDefault="000D7AA2">
      <w:pPr>
        <w:numPr>
          <w:ilvl w:val="0"/>
          <w:numId w:val="2"/>
        </w:numPr>
        <w:spacing w:before="0"/>
      </w:pPr>
      <w:r>
        <w:t>La solución SOAP .NET integra un servidor y cuatro clientes en C# sobre .NET 10. Se conserva el contrato de cada variante y la separación entre interfaz, controladores y adaptadores.</w:t>
      </w:r>
    </w:p>
    <w:p w14:paraId="660BFC86" w14:textId="77777777" w:rsidR="00A64875" w:rsidRDefault="000D7AA2">
      <w:pPr>
        <w:numPr>
          <w:ilvl w:val="0"/>
          <w:numId w:val="2"/>
        </w:numPr>
        <w:spacing w:before="0"/>
      </w:pPr>
      <w:r>
        <w:t>Los servicios centralizan validaciones y delegan las fórmulas en implementaciones de IConversor&lt;TUnidad&gt;. Las credenciales, los tokens y los catálogos se mantienen en memoria, sin persistencia.</w:t>
      </w:r>
    </w:p>
    <w:p w14:paraId="74E37C9D" w14:textId="77777777" w:rsidR="00A64875" w:rsidRDefault="000D7AA2">
      <w:pPr>
        <w:numPr>
          <w:ilvl w:val="0"/>
          <w:numId w:val="2"/>
        </w:numPr>
        <w:spacing w:before="0"/>
      </w:pPr>
      <w:r>
        <w:t>Consola, WPF, ASP.NET Core MVC y MAUI consumen el mismo servicio de su variante. Cada plataforma conserva sus vistas nativas y sus modelos, controladores y servicios de comunicación.</w:t>
      </w:r>
    </w:p>
    <w:p w14:paraId="56308E5E" w14:textId="77777777" w:rsidR="00A64875" w:rsidRDefault="000D7AA2">
      <w:pPr>
        <w:numPr>
          <w:ilvl w:val="0"/>
          <w:numId w:val="2"/>
        </w:numPr>
        <w:spacing w:before="0"/>
      </w:pPr>
      <w:r>
        <w:t>Las credenciales iniciales exactas son Monster / Monster9. El token dura 15 minutos y se envía en el encabezado SOAP token, en el namespace del contrato. Cambiar contraseña modifica solo la memoria del servidor. Cerrar sesión en los clientes elimina el token local; no existe operación SOAP logout.</w:t>
      </w:r>
    </w:p>
    <w:p w14:paraId="1FD28564" w14:textId="77777777" w:rsidR="00A64875" w:rsidRDefault="000D7AA2">
      <w:pPr>
        <w:pStyle w:val="Ttulo3"/>
      </w:pPr>
      <w:bookmarkStart w:id="127" w:name="_Toc244042963"/>
      <w:r>
        <w:t>RECOMENDACIONES</w:t>
      </w:r>
      <w:bookmarkEnd w:id="127"/>
    </w:p>
    <w:p w14:paraId="6A540D9D" w14:textId="77777777" w:rsidR="00A64875" w:rsidRDefault="000D7AA2">
      <w:pPr>
        <w:numPr>
          <w:ilvl w:val="0"/>
          <w:numId w:val="3"/>
        </w:numPr>
        <w:spacing w:before="0" w:after="0"/>
      </w:pPr>
      <w:r>
        <w:t>Mantener las responsabilidades MVC y conservar la interfaz IConversor&lt;TUnidad&gt; cuando se amplíen las conversiones. Sincronizar modelos, unidades y errores entre el servidor y los cuatro clientes.</w:t>
      </w:r>
    </w:p>
    <w:p w14:paraId="359B3A65" w14:textId="77777777" w:rsidR="00A64875" w:rsidRDefault="000D7AA2">
      <w:pPr>
        <w:numPr>
          <w:ilvl w:val="0"/>
          <w:numId w:val="3"/>
        </w:numPr>
        <w:spacing w:before="0" w:after="0"/>
      </w:pPr>
      <w:r>
        <w:t>Presentar las fallas SOAP de forma comprensible en cada cliente y conservar el detalle del contrato que facilita el diagnóstico.</w:t>
      </w:r>
    </w:p>
    <w:p w14:paraId="1F1BFFEC" w14:textId="77777777" w:rsidR="00A64875" w:rsidRDefault="000D7AA2">
      <w:pPr>
        <w:numPr>
          <w:ilvl w:val="0"/>
          <w:numId w:val="3"/>
        </w:numPr>
        <w:spacing w:before="0" w:after="0"/>
      </w:pPr>
      <w:r>
        <w:t>Revisar la expiración del token y solicitar un nuevo inicio de sesión cuando corresponda. Mantener las validaciones de valores finitos, unidades admitidas y masa no negativa.</w:t>
      </w:r>
    </w:p>
    <w:p w14:paraId="1035C24D" w14:textId="77777777" w:rsidR="00A64875" w:rsidRDefault="000D7AA2">
      <w:pPr>
        <w:numPr>
          <w:ilvl w:val="0"/>
          <w:numId w:val="3"/>
        </w:numPr>
        <w:spacing w:before="0" w:after="0"/>
      </w:pPr>
      <w:r>
        <w:t>Mantener registros de solicitudes y errores sin guardar contraseñas ni tokens completos. Identificar el componente y la operación en cada mensaje de diagnóstico.</w:t>
      </w:r>
    </w:p>
    <w:p w14:paraId="796BB4F9" w14:textId="77777777" w:rsidR="00A64875" w:rsidRDefault="000D7AA2">
      <w:pPr>
        <w:numPr>
          <w:ilvl w:val="0"/>
          <w:numId w:val="3"/>
        </w:numPr>
        <w:spacing w:before="0" w:after="0"/>
      </w:pPr>
      <w:r>
        <w:lastRenderedPageBreak/>
        <w:t>Conservar el catálogo de unidades y las fórmulas centralizados. Revisar el impacto de cualquier ampliación antes de modificar clientes o contratos.</w:t>
      </w:r>
    </w:p>
    <w:p w14:paraId="340AACB8" w14:textId="77777777" w:rsidR="00A64875" w:rsidRDefault="000D7AA2">
      <w:pPr>
        <w:numPr>
          <w:ilvl w:val="0"/>
          <w:numId w:val="3"/>
        </w:numPr>
        <w:spacing w:before="0" w:after="0"/>
      </w:pPr>
      <w:r>
        <w:t>Antes de modificar fórmulas, comprobar conversiones conocidas y recorridos de ida y vuelta. Mantener evidencias de entradas, unidades, resultados y errores esperados.</w:t>
      </w:r>
    </w:p>
    <w:p w14:paraId="1890D6DA" w14:textId="77777777" w:rsidR="00A64875" w:rsidRDefault="000D7AA2">
      <w:pPr>
        <w:numPr>
          <w:ilvl w:val="0"/>
          <w:numId w:val="3"/>
        </w:numPr>
        <w:spacing w:before="0" w:after="0"/>
      </w:pPr>
      <w:r>
        <w:t>Completar los espacios de captura con imágenes legibles del entorno y de cada cliente. Las pantallas equivalentes deben conservar una identidad visual coherente.</w:t>
      </w:r>
    </w:p>
    <w:p w14:paraId="078F3208" w14:textId="77777777" w:rsidR="00A64875" w:rsidRDefault="000D7AA2">
      <w:pPr>
        <w:numPr>
          <w:ilvl w:val="0"/>
          <w:numId w:val="3"/>
        </w:numPr>
        <w:spacing w:before="0" w:after="0"/>
      </w:pPr>
      <w:r>
        <w:t>Mantener documentados el WSDL, SOAPAction, namespace y encabezado token. Conservar los nombres del contrato requeridos por compatibilidad con los clientes.</w:t>
      </w:r>
    </w:p>
    <w:sectPr w:rsidR="00A64875" w:rsidSect="00735E2A">
      <w:type w:val="continuous"/>
      <w:pgSz w:w="11906" w:h="16838"/>
      <w:pgMar w:top="1276" w:right="1701" w:bottom="993" w:left="1701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2708D" w14:textId="77777777" w:rsidR="002C6D21" w:rsidRDefault="002C6D21">
      <w:pPr>
        <w:spacing w:before="0" w:after="0" w:line="240" w:lineRule="auto"/>
      </w:pPr>
      <w:r>
        <w:separator/>
      </w:r>
    </w:p>
  </w:endnote>
  <w:endnote w:type="continuationSeparator" w:id="0">
    <w:p w14:paraId="0A41D50D" w14:textId="77777777" w:rsidR="002C6D21" w:rsidRDefault="002C6D2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A0DD0BD-C197-425F-910B-E532004BCAB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F37A76-26A2-48C0-AA8D-4AE3C6E10E89}"/>
    <w:embedBold r:id="rId3" w:fontKey="{4AD76DF0-CF02-46A0-B7EF-C96BE3B80D71}"/>
    <w:embedItalic r:id="rId4" w:fontKey="{09F6D41F-E2B3-463C-A2BA-1CCD653C69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1491ABA-241E-4C54-A87B-58CB27303B7F}"/>
  </w:font>
  <w:font w:name="Libre Baskerville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6" w:fontKey="{80CF8A94-1FBD-404B-90F4-E75644AE75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866CDD3D-63D1-4764-94E7-CCCF444BBB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F9984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 w:rsidR="006411FD">
      <w:fldChar w:fldCharType="separate"/>
    </w:r>
    <w:r>
      <w:fldChar w:fldCharType="end"/>
    </w:r>
  </w:p>
  <w:p w14:paraId="1911177A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88AF8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</w:pPr>
    <w:r>
      <w:fldChar w:fldCharType="begin"/>
    </w:r>
    <w:r>
      <w:instrText>PAGE</w:instrText>
    </w:r>
    <w:r w:rsidR="006411FD">
      <w:fldChar w:fldCharType="separate"/>
    </w:r>
    <w:r>
      <w:fldChar w:fldCharType="end"/>
    </w:r>
  </w:p>
  <w:p w14:paraId="1107F0D0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99B0C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AE0788">
      <w:rPr>
        <w:noProof/>
      </w:rPr>
      <w:t>1</w:t>
    </w:r>
    <w:r>
      <w:fldChar w:fldCharType="end"/>
    </w:r>
  </w:p>
  <w:p w14:paraId="620E09E0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66ECE" w14:textId="77777777" w:rsidR="002C6D21" w:rsidRDefault="002C6D21">
      <w:pPr>
        <w:spacing w:before="0" w:after="0" w:line="240" w:lineRule="auto"/>
      </w:pPr>
      <w:r>
        <w:separator/>
      </w:r>
    </w:p>
  </w:footnote>
  <w:footnote w:type="continuationSeparator" w:id="0">
    <w:p w14:paraId="14825B10" w14:textId="77777777" w:rsidR="002C6D21" w:rsidRDefault="002C6D2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24DC0"/>
    <w:multiLevelType w:val="multilevel"/>
    <w:tmpl w:val="1BEEE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2" w15:restartNumberingAfterBreak="0">
    <w:nsid w:val="3531454E"/>
    <w:multiLevelType w:val="multilevel"/>
    <w:tmpl w:val="219A945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2F4BB5"/>
    <w:multiLevelType w:val="multilevel"/>
    <w:tmpl w:val="41A00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BB5978"/>
    <w:multiLevelType w:val="multilevel"/>
    <w:tmpl w:val="1E8AF4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dison Verdesoto">
    <w15:presenceInfo w15:providerId="Windows Live" w15:userId="e4c28866c66a02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875"/>
    <w:rsid w:val="000D7AA2"/>
    <w:rsid w:val="00234577"/>
    <w:rsid w:val="002C6D21"/>
    <w:rsid w:val="003064F7"/>
    <w:rsid w:val="003C6734"/>
    <w:rsid w:val="0042033C"/>
    <w:rsid w:val="005945E3"/>
    <w:rsid w:val="006411FD"/>
    <w:rsid w:val="00735E2A"/>
    <w:rsid w:val="008D5A0F"/>
    <w:rsid w:val="009E6FEE"/>
    <w:rsid w:val="00A64875"/>
    <w:rsid w:val="00AB39A6"/>
    <w:rsid w:val="00AE0788"/>
    <w:rsid w:val="00C47287"/>
    <w:rsid w:val="00C74EA2"/>
    <w:rsid w:val="00DF530A"/>
    <w:rsid w:val="00E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30CC"/>
  <w15:docId w15:val="{6CE0BC73-196A-412D-88D9-45EAA2FF6E8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548DD4"/>
        <w:sz w:val="22"/>
        <w:szCs w:val="22"/>
        <w:lang w:val="en" w:eastAsia="es-EC" w:bidi="ar-SA"/>
      </w:rPr>
    </w:rPrDefault>
    <w:pPrDefault>
      <w:pPr>
        <w:spacing w:before="120" w:after="3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4FA"/>
  </w:style>
  <w:style w:type="paragraph" w:styleId="Ttulo1">
    <w:name w:val="heading 1"/>
    <w:basedOn w:val="Normal"/>
    <w:next w:val="Normal"/>
    <w:uiPriority w:val="9"/>
    <w:qFormat/>
    <w:rsid w:val="00E404FA"/>
    <w:pPr>
      <w:keepNext/>
      <w:keepLines/>
      <w:spacing w:after="0" w:line="240" w:lineRule="auto"/>
      <w:outlineLvl w:val="0"/>
    </w:pPr>
    <w:rPr>
      <w:b/>
      <w:bCs/>
      <w:color w:val="0F243E" w:themeColor="text2" w:themeShade="80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spacing w:after="0" w:line="240" w:lineRule="auto"/>
      <w:outlineLvl w:val="1"/>
    </w:pPr>
    <w:rPr>
      <w:b/>
      <w:bCs/>
      <w:color w:val="17365D"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E404FA"/>
    <w:pPr>
      <w:keepNext/>
      <w:keepLines/>
      <w:spacing w:before="40" w:after="0"/>
      <w:outlineLvl w:val="2"/>
    </w:pPr>
    <w:rPr>
      <w:b/>
      <w:bCs/>
      <w:color w:val="0F243E" w:themeColor="text2" w:themeShade="80"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after="0" w:line="240" w:lineRule="auto"/>
      <w:jc w:val="center"/>
      <w:outlineLvl w:val="3"/>
    </w:pPr>
    <w:rPr>
      <w:i/>
      <w:iCs/>
      <w:color w:val="1F497D"/>
      <w:sz w:val="18"/>
      <w:szCs w:val="18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line="240" w:lineRule="auto"/>
      <w:outlineLvl w:val="4"/>
    </w:pPr>
    <w:rPr>
      <w:i/>
      <w:iCs/>
      <w:color w:val="1F497D"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mbria" w:eastAsia="Cambria" w:hAnsi="Cambria" w:cs="Cambria"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after="160" w:line="240" w:lineRule="auto"/>
    </w:pPr>
    <w:rPr>
      <w:color w:val="5A5A5A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35E2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E2A"/>
  </w:style>
  <w:style w:type="paragraph" w:styleId="Piedepgina">
    <w:name w:val="footer"/>
    <w:basedOn w:val="Normal"/>
    <w:link w:val="PiedepginaCar"/>
    <w:uiPriority w:val="99"/>
    <w:unhideWhenUsed/>
    <w:rsid w:val="00735E2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E2A"/>
  </w:style>
  <w:style w:type="paragraph" w:styleId="TDC1">
    <w:name w:val="toc 1"/>
    <w:basedOn w:val="Normal"/>
    <w:next w:val="Normal"/>
    <w:autoRedefine/>
    <w:uiPriority w:val="39"/>
    <w:unhideWhenUsed/>
    <w:rsid w:val="006411F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411F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411F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411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75C11-AFB3-4847-B996-85A347460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51</Pages>
  <Words>9064</Words>
  <Characters>51665</Characters>
  <Application>Microsoft Office Word</Application>
  <DocSecurity>0</DocSecurity>
  <Lines>430</Lines>
  <Paragraphs>121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SOAP .NET SINBDD GR09</dc:title>
  <dc:creator>GRUPO 09</dc:creator>
  <cp:lastModifiedBy>GRUPO 09</cp:lastModifiedBy>
  <cp:revision>13</cp:revision>
  <dcterms:created xsi:type="dcterms:W3CDTF">2026-10-28T06:21:53Z</dcterms:created>
  <dcterms:modified xsi:type="dcterms:W3CDTF">2026-10-28T06:21:53Z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