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BC150" w14:textId="77777777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6B81A67" wp14:editId="0FD9D2DD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96A3F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2EEDCC47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MANUAL TÉCNICO RESTFUL .NET SINBDD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3C28E04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09CF2193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GRUPO 09</w:t>
                            </w:r>
                          </w:p>
                          <w:p w14:paraId="6A47AA1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NRC 36884</w:t>
                            </w:r>
                          </w:p>
                          <w:p w14:paraId="5A551C34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0E27EDA8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</w:p>
                          <w:p w14:paraId="2CD4F5B0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00E22880" w14:textId="77777777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7F385584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2F35B0CD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MIS.MDU.CCNA.CCIA.</w:t>
                            </w:r>
                          </w:p>
                          <w:p w14:paraId="39CC73A0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Ingeniería de Software</w:t>
                            </w:r>
                          </w:p>
                          <w:p w14:paraId="737CA214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Seguridad Información</w:t>
                            </w:r>
                          </w:p>
                          <w:p w14:paraId="0F62DB1F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5E7CDF7E" w14:textId="77777777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 28-Oct-26</w:t>
                            </w:r>
                          </w:p>
                          <w:p w14:paraId="7796DD8E" w14:textId="77777777" w:rsidR="00A64875" w:rsidRDefault="00A64875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81A67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4A796A3F" w14:textId="77777777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2EEDCC47" w14:textId="77777777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MANUAL TÉCNICO RESTFUL .NET SINBDD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73C28E04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09CF2193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GRUPO 09</w:t>
                      </w:r>
                    </w:p>
                    <w:p w14:paraId="6A47AA1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NRC 36884</w:t>
                      </w:r>
                    </w:p>
                    <w:p w14:paraId="5A551C34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0E27EDA8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</w:p>
                    <w:p w14:paraId="2CD4F5B0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00E22880" w14:textId="77777777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7F385584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2F35B0CD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MIS.MDU.CCNA.CCIA.</w:t>
                      </w:r>
                    </w:p>
                    <w:p w14:paraId="39CC73A0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Ingeniería de Software</w:t>
                      </w:r>
                    </w:p>
                    <w:p w14:paraId="737CA214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Seguridad Información</w:t>
                      </w:r>
                    </w:p>
                    <w:p w14:paraId="0F62DB1F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5E7CDF7E" w14:textId="77777777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 28-Oct-26</w:t>
                      </w:r>
                    </w:p>
                    <w:p w14:paraId="7796DD8E" w14:textId="77777777" w:rsidR="00A64875" w:rsidRDefault="00A64875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27B1C10" wp14:editId="37F058FF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A5F410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FBD507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635CF1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7B1C10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5A5F410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2FBD507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12635CF1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1A92F78B" wp14:editId="132F5F39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E3CB24" w14:textId="77777777" w:rsidR="00A64875" w:rsidRDefault="009E6FEE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MANUAL TÉCNICO RESTFUL .NET SINBDD</w:t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44F28658" w14:textId="6D9163E5" w:rsidR="00847490" w:rsidRDefault="000D7AA2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 w:rsidR="00847490">
            <w:instrText xml:space="preserve"> TOC \o "1-3" \h \z </w:instrText>
          </w:r>
          <w:r>
            <w:fldChar w:fldCharType="separate"/>
          </w:r>
          <w:hyperlink w:anchor="_Toc244043034" w:history="1">
            <w:r w:rsidR="00847490" w:rsidRPr="000E00A4">
              <w:rPr>
                <w:rStyle w:val="Hipervnculo"/>
                <w:noProof/>
              </w:rPr>
              <w:t>ÍNDICE DE TABLAS</w:t>
            </w:r>
            <w:r w:rsidR="00847490">
              <w:rPr>
                <w:noProof/>
                <w:webHidden/>
              </w:rPr>
              <w:tab/>
            </w:r>
            <w:r w:rsidR="00847490">
              <w:rPr>
                <w:noProof/>
                <w:webHidden/>
              </w:rPr>
              <w:fldChar w:fldCharType="begin"/>
            </w:r>
            <w:r w:rsidR="00847490">
              <w:rPr>
                <w:noProof/>
                <w:webHidden/>
              </w:rPr>
              <w:instrText xml:space="preserve"> PAGEREF _Toc244043034 \h </w:instrText>
            </w:r>
            <w:r w:rsidR="00847490">
              <w:rPr>
                <w:noProof/>
                <w:webHidden/>
              </w:rPr>
            </w:r>
            <w:r w:rsidR="00847490">
              <w:rPr>
                <w:noProof/>
                <w:webHidden/>
              </w:rPr>
              <w:fldChar w:fldCharType="separate"/>
            </w:r>
            <w:r w:rsidR="00847490">
              <w:rPr>
                <w:noProof/>
                <w:webHidden/>
              </w:rPr>
              <w:t>4</w:t>
            </w:r>
            <w:r w:rsidR="00847490">
              <w:rPr>
                <w:noProof/>
                <w:webHidden/>
              </w:rPr>
              <w:fldChar w:fldCharType="end"/>
            </w:r>
          </w:hyperlink>
        </w:p>
        <w:p w14:paraId="2718B8EF" w14:textId="67E0EBB3" w:rsidR="00847490" w:rsidRDefault="008474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3035" w:history="1">
            <w:r w:rsidRPr="000E00A4">
              <w:rPr>
                <w:rStyle w:val="Hipervnculo"/>
                <w:noProof/>
              </w:rPr>
              <w:t>PARTE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B6FEE" w14:textId="03F3C893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36" w:history="1">
            <w:r w:rsidRPr="000E00A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E5C2" w14:textId="26DFD536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37" w:history="1">
            <w:r w:rsidRPr="000E00A4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3DAF" w14:textId="56E8445D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38" w:history="1">
            <w:r w:rsidRPr="000E00A4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3464E" w14:textId="1350E8A8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39" w:history="1">
            <w:r w:rsidRPr="000E00A4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EF1B" w14:textId="64D910CA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40" w:history="1">
            <w:r w:rsidRPr="000E00A4">
              <w:rPr>
                <w:rStyle w:val="Hipervnculo"/>
                <w:noProof/>
              </w:rPr>
              <w:t>INSTALACIÓN Y CONFIGURACIÓN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D7AB" w14:textId="6AB4F512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41" w:history="1">
            <w:r w:rsidRPr="000E00A4">
              <w:rPr>
                <w:rStyle w:val="Hipervnculo"/>
                <w:noProof/>
              </w:rPr>
              <w:t>INSTALACIÓN Y CONFIGURACIÓN DEL SDK .NET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9483" w14:textId="5E837E13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42" w:history="1">
            <w:r w:rsidRPr="000E00A4">
              <w:rPr>
                <w:rStyle w:val="Hipervnculo"/>
                <w:noProof/>
              </w:rPr>
              <w:t>CONFIGURACIÓN DE ANDROID Y .NET MAUI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933D1" w14:textId="32E3751E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43" w:history="1">
            <w:r w:rsidRPr="000E00A4">
              <w:rPr>
                <w:rStyle w:val="Hipervnculo"/>
                <w:noProof/>
              </w:rPr>
              <w:t>ESTRUCTURA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A4AE" w14:textId="70EB5967" w:rsidR="00847490" w:rsidRDefault="008474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3044" w:history="1">
            <w:r w:rsidRPr="000E00A4">
              <w:rPr>
                <w:rStyle w:val="Hipervnculo"/>
                <w:noProof/>
              </w:rPr>
              <w:t>APLICACIONES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7330" w14:textId="6767E104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45" w:history="1">
            <w:r w:rsidRPr="000E00A4">
              <w:rPr>
                <w:rStyle w:val="Hipervnculo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ED951" w14:textId="57F48CEE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46" w:history="1">
            <w:r w:rsidRPr="000E00A4">
              <w:rPr>
                <w:rStyle w:val="Hipervnculo"/>
                <w:noProof/>
              </w:rPr>
              <w:t>CODIFICACIÓN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F34E" w14:textId="7EE82B2C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47" w:history="1">
            <w:r w:rsidRPr="000E00A4">
              <w:rPr>
                <w:rStyle w:val="Hipervnculo"/>
                <w:noProof/>
              </w:rPr>
              <w:t>CREACIÓN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F358" w14:textId="6B06C9EE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48" w:history="1">
            <w:r w:rsidRPr="000E00A4">
              <w:rPr>
                <w:rStyle w:val="Hipervnculo"/>
                <w:noProof/>
              </w:rPr>
              <w:t>DEFINICIÓN DE RECURSOS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4220" w14:textId="5041FBBE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49" w:history="1">
            <w:r w:rsidRPr="000E00A4">
              <w:rPr>
                <w:rStyle w:val="Hipervnculo"/>
                <w:noProof/>
              </w:rPr>
              <w:t>CREACIÓN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8039" w14:textId="2DED1242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50" w:history="1">
            <w:r w:rsidRPr="000E00A4">
              <w:rPr>
                <w:rStyle w:val="Hipervnculo"/>
                <w:noProof/>
              </w:rPr>
              <w:t>PRUEBAS DE LOS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5BFD4" w14:textId="4FB07113" w:rsidR="00847490" w:rsidRDefault="008474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4043051" w:history="1">
            <w:r w:rsidRPr="000E00A4">
              <w:rPr>
                <w:rStyle w:val="Hipervnculo"/>
                <w:noProof/>
              </w:rPr>
              <w:t>CODIFICACIÓN DE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1FE7" w14:textId="1F21BCBB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52" w:history="1">
            <w:r w:rsidRPr="000E00A4">
              <w:rPr>
                <w:rStyle w:val="Hipervnculo"/>
                <w:noProof/>
              </w:rPr>
              <w:t>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AC5F" w14:textId="55103B9B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53" w:history="1">
            <w:r w:rsidRPr="000E00A4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A8EFB" w14:textId="104D8F8B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54" w:history="1">
            <w:r w:rsidRPr="000E00A4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FE30" w14:textId="3F95F6D5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55" w:history="1">
            <w:r w:rsidRPr="000E00A4">
              <w:rPr>
                <w:rStyle w:val="Hipervnculo"/>
                <w:noProof/>
              </w:rPr>
              <w:t>CODIFICACIÓN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4A75" w14:textId="2DA3F4D9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56" w:history="1">
            <w:r w:rsidRPr="000E00A4">
              <w:rPr>
                <w:rStyle w:val="Hipervnculo"/>
                <w:noProof/>
              </w:rPr>
              <w:t>CREACIÓN DE MODELOS Y 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C4E3B" w14:textId="01515725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57" w:history="1">
            <w:r w:rsidRPr="000E00A4">
              <w:rPr>
                <w:rStyle w:val="Hipervnculo"/>
                <w:noProof/>
              </w:rPr>
              <w:t>EJECUCIÓN DEL CLIENTE DE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2491" w14:textId="3B053E0B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58" w:history="1">
            <w:r w:rsidRPr="000E00A4">
              <w:rPr>
                <w:rStyle w:val="Hipervnculo"/>
                <w:noProof/>
              </w:rPr>
              <w:t>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1C789" w14:textId="568EEE5A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59" w:history="1">
            <w:r w:rsidRPr="000E00A4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AC28" w14:textId="0A50B758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0" w:history="1">
            <w:r w:rsidRPr="000E00A4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96F1E" w14:textId="34FA6D66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61" w:history="1">
            <w:r w:rsidRPr="000E00A4">
              <w:rPr>
                <w:rStyle w:val="Hipervnculo"/>
                <w:noProof/>
              </w:rPr>
              <w:t>CODIFICACIÓN DEL 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C403" w14:textId="58DB8A84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2" w:history="1">
            <w:r w:rsidRPr="000E00A4">
              <w:rPr>
                <w:rStyle w:val="Hipervnculo"/>
                <w:noProof/>
              </w:rPr>
              <w:t>CREACIÓN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49981" w14:textId="41A8B927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3" w:history="1">
            <w:r w:rsidRPr="000E00A4">
              <w:rPr>
                <w:rStyle w:val="Hipervnculo"/>
                <w:noProof/>
              </w:rPr>
              <w:t>EJECUCIÓN DEL CLIENTE DE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D1CA" w14:textId="51143087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64" w:history="1">
            <w:r w:rsidRPr="000E00A4">
              <w:rPr>
                <w:rStyle w:val="Hipervnculo"/>
                <w:noProof/>
              </w:rPr>
              <w:t>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09BF" w14:textId="318B1330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5" w:history="1">
            <w:r w:rsidRPr="000E00A4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DCA6" w14:textId="3CA769DD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6" w:history="1">
            <w:r w:rsidRPr="000E00A4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1943C" w14:textId="15897428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67" w:history="1">
            <w:r w:rsidRPr="000E00A4">
              <w:rPr>
                <w:rStyle w:val="Hipervnculo"/>
                <w:noProof/>
              </w:rPr>
              <w:t>CODIFICACIÓN DEL PROYECTO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AA06" w14:textId="6445FCF6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68" w:history="1">
            <w:r w:rsidRPr="000E00A4">
              <w:rPr>
                <w:rStyle w:val="Hipervnculo"/>
                <w:noProof/>
              </w:rPr>
              <w:t>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750E" w14:textId="2427372E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69" w:history="1">
            <w:r w:rsidRPr="000E00A4">
              <w:rPr>
                <w:rStyle w:val="Hipervnculo"/>
                <w:noProof/>
              </w:rPr>
              <w:t>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81DD" w14:textId="58618057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70" w:history="1">
            <w:r w:rsidRPr="000E00A4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C4CB" w14:textId="0AC3E7DB" w:rsidR="00847490" w:rsidRDefault="0084749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4043071" w:history="1">
            <w:r w:rsidRPr="000E00A4">
              <w:rPr>
                <w:rStyle w:val="Hipervnculo"/>
                <w:noProof/>
              </w:rPr>
              <w:t>CODIFICACIÓN DEL 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5A7E" w14:textId="61521389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72" w:history="1">
            <w:r w:rsidRPr="000E00A4">
              <w:rPr>
                <w:rStyle w:val="Hipervnculo"/>
                <w:noProof/>
              </w:rPr>
              <w:t>CREACIÓN DE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56D6" w14:textId="74B7A811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73" w:history="1">
            <w:r w:rsidRPr="000E00A4">
              <w:rPr>
                <w:rStyle w:val="Hipervnculo"/>
                <w:noProof/>
              </w:rPr>
              <w:t>EJECUCIÓN DEL CLIENTE DE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1905" w14:textId="57A4F2C8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74" w:history="1">
            <w:r w:rsidRPr="000E00A4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6C761" w14:textId="6EC2AE56" w:rsidR="00847490" w:rsidRDefault="0084749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4043075" w:history="1">
            <w:r w:rsidRPr="000E00A4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20E8" w14:textId="31BBCA1A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r>
            <w:fldChar w:fldCharType="end"/>
          </w:r>
        </w:p>
      </w:sdtContent>
    </w:sdt>
    <w:p w14:paraId="26236708" w14:textId="77777777" w:rsidR="00A64875" w:rsidRDefault="000D7A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5BDB1CBB" w14:textId="2223A64A" w:rsidR="00847490" w:rsidRDefault="000D7AA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 w:rsidR="00847490">
            <w:instrText xml:space="preserve"> TOC \h \z \t "Título 4,1" </w:instrText>
          </w:r>
          <w:r>
            <w:fldChar w:fldCharType="separate"/>
          </w:r>
          <w:hyperlink w:anchor="_Toc244043076" w:history="1">
            <w:r w:rsidR="00847490" w:rsidRPr="00692625">
              <w:rPr>
                <w:rStyle w:val="Hipervnculo"/>
                <w:noProof/>
              </w:rPr>
              <w:t>Figura 3. Versión del SDK .NET 10 en PowerShell</w:t>
            </w:r>
            <w:r w:rsidR="00847490">
              <w:rPr>
                <w:noProof/>
                <w:webHidden/>
              </w:rPr>
              <w:tab/>
            </w:r>
            <w:r w:rsidR="00847490">
              <w:rPr>
                <w:noProof/>
                <w:webHidden/>
              </w:rPr>
              <w:fldChar w:fldCharType="begin"/>
            </w:r>
            <w:r w:rsidR="00847490">
              <w:rPr>
                <w:noProof/>
                <w:webHidden/>
              </w:rPr>
              <w:instrText xml:space="preserve"> PAGEREF _Toc244043076 \h </w:instrText>
            </w:r>
            <w:r w:rsidR="00847490">
              <w:rPr>
                <w:noProof/>
                <w:webHidden/>
              </w:rPr>
            </w:r>
            <w:r w:rsidR="00847490">
              <w:rPr>
                <w:noProof/>
                <w:webHidden/>
              </w:rPr>
              <w:fldChar w:fldCharType="separate"/>
            </w:r>
            <w:r w:rsidR="00847490">
              <w:rPr>
                <w:noProof/>
                <w:webHidden/>
              </w:rPr>
              <w:t>6</w:t>
            </w:r>
            <w:r w:rsidR="00847490">
              <w:rPr>
                <w:noProof/>
                <w:webHidden/>
              </w:rPr>
              <w:fldChar w:fldCharType="end"/>
            </w:r>
          </w:hyperlink>
        </w:p>
        <w:p w14:paraId="7FEA17D5" w14:textId="55351F23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77" w:history="1">
            <w:r w:rsidRPr="00692625">
              <w:rPr>
                <w:rStyle w:val="Hipervnculo"/>
                <w:noProof/>
              </w:rPr>
              <w:t>Figura 4. Distribución del SDK .NET 10 para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47C7" w14:textId="5A94FF2C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78" w:history="1">
            <w:r w:rsidRPr="00692625">
              <w:rPr>
                <w:rStyle w:val="Hipervnculo"/>
                <w:noProof/>
              </w:rPr>
              <w:t>Figura 5. Instalador o carpeta del SDK .NET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B91CF" w14:textId="6EB18DF0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79" w:history="1">
            <w:r w:rsidRPr="00692625">
              <w:rPr>
                <w:rStyle w:val="Hipervnculo"/>
                <w:noProof/>
              </w:rPr>
              <w:t>Figura 6. Configuración del entorno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576FC" w14:textId="0EECDA7D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0" w:history="1">
            <w:r w:rsidRPr="00692625">
              <w:rPr>
                <w:rStyle w:val="Hipervnculo"/>
                <w:noProof/>
              </w:rPr>
              <w:t>Figura 7. Solución .NET abierta en el entorno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271A5" w14:textId="1EA9A9E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1" w:history="1">
            <w:r w:rsidRPr="00692625">
              <w:rPr>
                <w:rStyle w:val="Hipervnculo"/>
                <w:noProof/>
              </w:rPr>
              <w:t>Figura 8. Configuración de Android Studio y SDK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EA772" w14:textId="3D8D1294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2" w:history="1">
            <w:r w:rsidRPr="00692625">
              <w:rPr>
                <w:rStyle w:val="Hipervnculo"/>
                <w:noProof/>
              </w:rPr>
              <w:t>Figura 9. Ubicación de Android Studio y del SDK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BED2" w14:textId="39E6F104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3" w:history="1">
            <w:r w:rsidRPr="00692625">
              <w:rPr>
                <w:rStyle w:val="Hipervnculo"/>
                <w:noProof/>
              </w:rPr>
              <w:t>Figura 10. SDK Manager y plataforma Android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4240" w14:textId="632B4BF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4" w:history="1">
            <w:r w:rsidRPr="00692625">
              <w:rPr>
                <w:rStyle w:val="Hipervnculo"/>
                <w:noProof/>
              </w:rPr>
              <w:t>Figura 11. Emulador Android y entorno MAUI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616D" w14:textId="5B7B85A5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5" w:history="1">
            <w:r w:rsidRPr="00692625">
              <w:rPr>
                <w:rStyle w:val="Hipervnculo"/>
                <w:noProof/>
              </w:rPr>
              <w:t>Figura 1. Creación de la carpeta raíz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753B6" w14:textId="5440BB96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6" w:history="1">
            <w:r w:rsidRPr="00692625">
              <w:rPr>
                <w:rStyle w:val="Hipervnculo"/>
                <w:noProof/>
              </w:rPr>
              <w:t>Figura 2. Estructura inicial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4109" w14:textId="32E818A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7" w:history="1">
            <w:r w:rsidRPr="00692625">
              <w:rPr>
                <w:rStyle w:val="Hipervnculo"/>
                <w:noProof/>
              </w:rPr>
              <w:t>Figura 12. Creación del proyecto – Servidor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E0E4" w14:textId="56C6A84F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8" w:history="1">
            <w:r w:rsidRPr="00692625">
              <w:rPr>
                <w:rStyle w:val="Hipervnculo"/>
                <w:noProof/>
              </w:rPr>
              <w:t>Figura 13. Configuración del proyecto 1 - Servidor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76E1" w14:textId="0EA759F5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89" w:history="1">
            <w:r w:rsidRPr="00692625">
              <w:rPr>
                <w:rStyle w:val="Hipervnculo"/>
                <w:noProof/>
              </w:rPr>
              <w:t>Figura 14. Configuración del proyecto 2 - Servidor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465E" w14:textId="4C5F994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0" w:history="1">
            <w:r w:rsidRPr="00692625">
              <w:rPr>
                <w:rStyle w:val="Hipervnculo"/>
                <w:noProof/>
              </w:rPr>
              <w:t>Figura 15. Estructura de paquetes - Servidor RESTFUL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5992" w14:textId="3AA3D3B9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1" w:history="1">
            <w:r w:rsidRPr="00692625">
              <w:rPr>
                <w:rStyle w:val="Hipervnculo"/>
                <w:noProof/>
              </w:rPr>
              <w:t>Figura 16. Controladores y contrato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EC37" w14:textId="026845B0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2" w:history="1">
            <w:r w:rsidRPr="00692625">
              <w:rPr>
                <w:rStyle w:val="Hipervnculo"/>
                <w:noProof/>
              </w:rPr>
              <w:t>Figura 17. Servicios y conversores IConversor&lt;TUnidad&gt;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DB9F8" w14:textId="5CE6A9C6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3" w:history="1">
            <w:r w:rsidRPr="00692625">
              <w:rPr>
                <w:rStyle w:val="Hipervnculo"/>
                <w:noProof/>
              </w:rPr>
              <w:t>Figura 18. OpenAPI de ASP.NET Core con rutas HTTP y modelos JSON.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3D93" w14:textId="5BBC5A6D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4" w:history="1">
            <w:r w:rsidRPr="00692625">
              <w:rPr>
                <w:rStyle w:val="Hipervnculo"/>
                <w:noProof/>
              </w:rPr>
              <w:t>Figura 19. Prueba 1: Login.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327A" w14:textId="7E15433E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5" w:history="1">
            <w:r w:rsidRPr="00692625">
              <w:rPr>
                <w:rStyle w:val="Hipervnculo"/>
                <w:noProof/>
              </w:rPr>
              <w:t>Figura 20. Prueba 2: Conversor de Longitud.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C58C0" w14:textId="442F6A6F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6" w:history="1">
            <w:r w:rsidRPr="00692625">
              <w:rPr>
                <w:rStyle w:val="Hipervnculo"/>
                <w:noProof/>
              </w:rPr>
              <w:t>Figura 21. Prueba 3: Conversor de masa.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7CD7" w14:textId="6531945D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7" w:history="1">
            <w:r w:rsidRPr="00692625">
              <w:rPr>
                <w:rStyle w:val="Hipervnculo"/>
                <w:noProof/>
              </w:rPr>
              <w:t>Figura 22. Prueba 4: Conversor de temperatura.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1BB3" w14:textId="7A817B6F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8" w:history="1">
            <w:r w:rsidRPr="00692625">
              <w:rPr>
                <w:rStyle w:val="Hipervnculo"/>
                <w:noProof/>
              </w:rPr>
              <w:t>Figura 23. Creación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6277" w14:textId="1D9E263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099" w:history="1">
            <w:r w:rsidRPr="00692625">
              <w:rPr>
                <w:rStyle w:val="Hipervnculo"/>
                <w:noProof/>
              </w:rPr>
              <w:t>Figura 24. Configuración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5129" w14:textId="7C5AAFCE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0" w:history="1">
            <w:r w:rsidRPr="00692625">
              <w:rPr>
                <w:rStyle w:val="Hipervnculo"/>
                <w:noProof/>
              </w:rPr>
              <w:t>Figura 25. Estructura del proyecto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7B3E" w14:textId="5A4BACD0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1" w:history="1">
            <w:r w:rsidRPr="00692625">
              <w:rPr>
                <w:rStyle w:val="Hipervnculo"/>
                <w:noProof/>
              </w:rPr>
              <w:t>Figura 26. Modelos y VistaConsola.cs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E233" w14:textId="1172727C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2" w:history="1">
            <w:r w:rsidRPr="00692625">
              <w:rPr>
                <w:rStyle w:val="Hipervnculo"/>
                <w:noProof/>
              </w:rPr>
              <w:t>Figura 27. ControladorConsola.cs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8EDB" w14:textId="02C5CC6C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3" w:history="1">
            <w:r w:rsidRPr="00692625">
              <w:rPr>
                <w:rStyle w:val="Hipervnculo"/>
                <w:noProof/>
              </w:rPr>
              <w:t>Figura 28. Aplicacion.cs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103F" w14:textId="3020ED54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4" w:history="1">
            <w:r w:rsidRPr="00692625">
              <w:rPr>
                <w:rStyle w:val="Hipervnculo"/>
                <w:noProof/>
              </w:rPr>
              <w:t>Figura 29. Login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0C91" w14:textId="500660B3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5" w:history="1">
            <w:r w:rsidRPr="00692625">
              <w:rPr>
                <w:rStyle w:val="Hipervnculo"/>
                <w:noProof/>
              </w:rPr>
              <w:t>Figura 30. Conversión de Longitud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DBB0" w14:textId="0C5BAEA7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6" w:history="1">
            <w:r w:rsidRPr="00692625">
              <w:rPr>
                <w:rStyle w:val="Hipervnculo"/>
                <w:noProof/>
              </w:rPr>
              <w:t>Figura 31. Conversión de Masa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AD93" w14:textId="5E3E5BD4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7" w:history="1">
            <w:r w:rsidRPr="00692625">
              <w:rPr>
                <w:rStyle w:val="Hipervnculo"/>
                <w:noProof/>
              </w:rPr>
              <w:t>Figura 32. Conversión de Temperatura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DAE9" w14:textId="697E81C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8" w:history="1">
            <w:r w:rsidRPr="00692625">
              <w:rPr>
                <w:rStyle w:val="Hipervnculo"/>
                <w:noProof/>
              </w:rPr>
              <w:t>Figura 33. Estructura del proyecto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4F5CF" w14:textId="15DF2E9C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09" w:history="1">
            <w:r w:rsidRPr="00692625">
              <w:rPr>
                <w:rStyle w:val="Hipervnculo"/>
                <w:noProof/>
              </w:rPr>
              <w:t>Figura 34. Creación de modelo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E5E2" w14:textId="48ABD80C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0" w:history="1">
            <w:r w:rsidRPr="00692625">
              <w:rPr>
                <w:rStyle w:val="Hipervnculo"/>
                <w:noProof/>
              </w:rPr>
              <w:t>Figura 35. Código de ClienteRest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E737" w14:textId="11DF835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1" w:history="1">
            <w:r w:rsidRPr="00692625">
              <w:rPr>
                <w:rStyle w:val="Hipervnculo"/>
                <w:noProof/>
              </w:rPr>
              <w:t>Figura 36. Creación de vistas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1A32" w14:textId="164DC14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2" w:history="1">
            <w:r w:rsidRPr="00692625">
              <w:rPr>
                <w:rStyle w:val="Hipervnculo"/>
                <w:noProof/>
              </w:rPr>
              <w:t>Figura 37. Creación de vistas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DB9C" w14:textId="372EBC5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3" w:history="1">
            <w:r w:rsidRPr="00692625">
              <w:rPr>
                <w:rStyle w:val="Hipervnculo"/>
                <w:noProof/>
              </w:rPr>
              <w:t>Figura 38. Login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6DBCA" w14:textId="27E0BACB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4" w:history="1">
            <w:r w:rsidRPr="00692625">
              <w:rPr>
                <w:rStyle w:val="Hipervnculo"/>
                <w:noProof/>
              </w:rPr>
              <w:t>Figura 39. Pantalla de Conversiones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8B4" w14:textId="4BB02C2F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5" w:history="1">
            <w:r w:rsidRPr="00692625">
              <w:rPr>
                <w:rStyle w:val="Hipervnculo"/>
                <w:noProof/>
              </w:rPr>
              <w:t>Figura 40. Estructura del proyecto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6934" w14:textId="0AE4F7D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6" w:history="1">
            <w:r w:rsidRPr="00692625">
              <w:rPr>
                <w:rStyle w:val="Hipervnculo"/>
                <w:noProof/>
              </w:rPr>
              <w:t>Figura 41. ControladorInicio.cs y adaptador remoto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8B472" w14:textId="5C855229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7" w:history="1">
            <w:r w:rsidRPr="00692625">
              <w:rPr>
                <w:rStyle w:val="Hipervnculo"/>
                <w:noProof/>
              </w:rPr>
              <w:t>Figura 42. Vistas Razor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8156" w14:textId="589A9CB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8" w:history="1">
            <w:r w:rsidRPr="00692625">
              <w:rPr>
                <w:rStyle w:val="Hipervnculo"/>
                <w:noProof/>
              </w:rPr>
              <w:t>Figura 43. Login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86E6" w14:textId="6B2FE836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19" w:history="1">
            <w:r w:rsidRPr="00692625">
              <w:rPr>
                <w:rStyle w:val="Hipervnculo"/>
                <w:noProof/>
              </w:rPr>
              <w:t>Figura 44. Pantalla de Conversiones -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0A68" w14:textId="6AE39AEA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0" w:history="1">
            <w:r w:rsidRPr="00692625">
              <w:rPr>
                <w:rStyle w:val="Hipervnculo"/>
                <w:noProof/>
              </w:rPr>
              <w:t>Figura 45. Configuración del proyecto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92481" w14:textId="3CCE6A87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1" w:history="1">
            <w:r w:rsidRPr="00692625">
              <w:rPr>
                <w:rStyle w:val="Hipervnculo"/>
                <w:noProof/>
              </w:rPr>
              <w:t>Figura 46. Estructura del proyecto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31EA" w14:textId="7DA50183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2" w:history="1">
            <w:r w:rsidRPr="00692625">
              <w:rPr>
                <w:rStyle w:val="Hipervnculo"/>
                <w:noProof/>
              </w:rPr>
              <w:t>Figura 47. ModelosRest.cs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E207" w14:textId="5B933446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3" w:history="1">
            <w:r w:rsidRPr="00692625">
              <w:rPr>
                <w:rStyle w:val="Hipervnculo"/>
                <w:noProof/>
              </w:rPr>
              <w:t>Figura 48. ControladorConversor.cs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28D9" w14:textId="4002442D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4" w:history="1">
            <w:r w:rsidRPr="00692625">
              <w:rPr>
                <w:rStyle w:val="Hipervnculo"/>
                <w:noProof/>
              </w:rPr>
              <w:t>Figura 49. Creación de vistas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BB83" w14:textId="28CDF4CB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5" w:history="1">
            <w:r w:rsidRPr="00692625">
              <w:rPr>
                <w:rStyle w:val="Hipervnculo"/>
                <w:noProof/>
              </w:rPr>
              <w:t>Figura 50. Login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70A7" w14:textId="57CBAFED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6" w:history="1">
            <w:r w:rsidRPr="00692625">
              <w:rPr>
                <w:rStyle w:val="Hipervnculo"/>
                <w:noProof/>
              </w:rPr>
              <w:t>Figura 51. Pantalla de Conversiones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CC54" w14:textId="75247BE6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end"/>
          </w:r>
        </w:p>
      </w:sdtContent>
    </w:sdt>
    <w:p w14:paraId="43C38AC8" w14:textId="77777777" w:rsidR="00A64875" w:rsidRDefault="000D7AA2">
      <w:pPr>
        <w:pStyle w:val="Ttulo1"/>
        <w:pageBreakBefore/>
      </w:pPr>
      <w:bookmarkStart w:id="1" w:name="_Toc244043034"/>
      <w:r>
        <w:lastRenderedPageBreak/>
        <w:t>ÍNDICE DE TABLAS</w:t>
      </w:r>
      <w:bookmarkEnd w:id="1"/>
    </w:p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3D4306FA" w14:textId="322875CD" w:rsidR="00847490" w:rsidRDefault="000D7AA2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r>
            <w:fldChar w:fldCharType="begin"/>
          </w:r>
          <w:r w:rsidR="00847490">
            <w:instrText xml:space="preserve"> TOC \h \z \t "Título 5,1" </w:instrText>
          </w:r>
          <w:r>
            <w:fldChar w:fldCharType="separate"/>
          </w:r>
          <w:hyperlink w:anchor="_Toc244043127" w:history="1">
            <w:r w:rsidR="00847490" w:rsidRPr="005F5A31">
              <w:rPr>
                <w:rStyle w:val="Hipervnculo"/>
                <w:b/>
                <w:bCs/>
                <w:noProof/>
              </w:rPr>
              <w:t>Tabla 1. Método IniciarSesion - ServicioAutenticacion.cs</w:t>
            </w:r>
            <w:r w:rsidR="00847490">
              <w:rPr>
                <w:noProof/>
                <w:webHidden/>
              </w:rPr>
              <w:tab/>
            </w:r>
            <w:r w:rsidR="00847490">
              <w:rPr>
                <w:noProof/>
                <w:webHidden/>
              </w:rPr>
              <w:fldChar w:fldCharType="begin"/>
            </w:r>
            <w:r w:rsidR="00847490">
              <w:rPr>
                <w:noProof/>
                <w:webHidden/>
              </w:rPr>
              <w:instrText xml:space="preserve"> PAGEREF _Toc244043127 \h </w:instrText>
            </w:r>
            <w:r w:rsidR="00847490">
              <w:rPr>
                <w:noProof/>
                <w:webHidden/>
              </w:rPr>
            </w:r>
            <w:r w:rsidR="00847490">
              <w:rPr>
                <w:noProof/>
                <w:webHidden/>
              </w:rPr>
              <w:fldChar w:fldCharType="separate"/>
            </w:r>
            <w:r w:rsidR="00847490">
              <w:rPr>
                <w:noProof/>
                <w:webHidden/>
              </w:rPr>
              <w:t>12</w:t>
            </w:r>
            <w:r w:rsidR="00847490">
              <w:rPr>
                <w:noProof/>
                <w:webHidden/>
              </w:rPr>
              <w:fldChar w:fldCharType="end"/>
            </w:r>
          </w:hyperlink>
        </w:p>
        <w:p w14:paraId="4F6F6DF3" w14:textId="17A6524E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8" w:history="1">
            <w:r w:rsidRPr="005F5A31">
              <w:rPr>
                <w:rStyle w:val="Hipervnculo"/>
                <w:b/>
                <w:bCs/>
                <w:noProof/>
              </w:rPr>
              <w:t>Tabla 2. Recurso de conversiones - ControladorConversiones.cs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E7E9" w14:textId="423ADBA9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29" w:history="1">
            <w:r w:rsidRPr="005F5A31">
              <w:rPr>
                <w:rStyle w:val="Hipervnculo"/>
                <w:b/>
                <w:bCs/>
                <w:noProof/>
              </w:rPr>
              <w:t>Tabla 3. Método Convertir - ServicioConversion.cs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86F3" w14:textId="3B60DB68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0" w:history="1">
            <w:r w:rsidRPr="005F5A31">
              <w:rPr>
                <w:rStyle w:val="Hipervnculo"/>
                <w:b/>
                <w:bCs/>
                <w:noProof/>
              </w:rPr>
              <w:t>Tabla 4. Inicio y registro de servicios - Aplicacion.cs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DFAF" w14:textId="0105E17A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1" w:history="1">
            <w:r w:rsidRPr="005F5A31">
              <w:rPr>
                <w:rStyle w:val="Hipervnculo"/>
                <w:noProof/>
              </w:rPr>
              <w:t>Tabla 5. ConversorLongitud.cs e IConversor&lt;UnidadLongitud&gt;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25DA" w14:textId="448D7595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2" w:history="1">
            <w:r w:rsidRPr="005F5A31">
              <w:rPr>
                <w:rStyle w:val="Hipervnculo"/>
                <w:noProof/>
              </w:rPr>
              <w:t>Tabla 6. ConversorMasa.cs e IConversor&lt;UnidadMasa&gt;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D79D" w14:textId="6925F28B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3" w:history="1">
            <w:r w:rsidRPr="005F5A31">
              <w:rPr>
                <w:rStyle w:val="Hipervnculo"/>
                <w:noProof/>
              </w:rPr>
              <w:t>Tabla 7. ConversorTemperatura.cs e IConversor&lt;UnidadTemperatura&gt;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7D73" w14:textId="01D5F38A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4" w:history="1">
            <w:r w:rsidRPr="005F5A31">
              <w:rPr>
                <w:rStyle w:val="Hipervnculo"/>
                <w:noProof/>
              </w:rPr>
              <w:t>Tabla 8. ModelosRest.cs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6F55" w14:textId="1EABDB4E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5" w:history="1">
            <w:r w:rsidRPr="005F5A31">
              <w:rPr>
                <w:rStyle w:val="Hipervnculo"/>
                <w:noProof/>
              </w:rPr>
              <w:t>Tabla 9. Extracto de VistaConsola.cs - SolicitarCredenciales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DF74" w14:textId="1D525000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6" w:history="1">
            <w:r w:rsidRPr="005F5A31">
              <w:rPr>
                <w:rStyle w:val="Hipervnculo"/>
                <w:noProof/>
              </w:rPr>
              <w:t>Tabla 10. Extracto de ClienteRest.cs - EnviarAsync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3B3C" w14:textId="42E8C277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7" w:history="1">
            <w:r w:rsidRPr="005F5A31">
              <w:rPr>
                <w:rStyle w:val="Hipervnculo"/>
                <w:noProof/>
              </w:rPr>
              <w:t>Tabla 11. Extracto de ControladorConsola.cs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3B52" w14:textId="769ECFCA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8" w:history="1">
            <w:r w:rsidRPr="005F5A31">
              <w:rPr>
                <w:rStyle w:val="Hipervnculo"/>
                <w:noProof/>
              </w:rPr>
              <w:t>Tabla 12. Aplicacion.cs -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A06B" w14:textId="615F7863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39" w:history="1">
            <w:r w:rsidRPr="005F5A31">
              <w:rPr>
                <w:rStyle w:val="Hipervnculo"/>
                <w:noProof/>
              </w:rPr>
              <w:t>Tabla 13. ControladorConversor.cs -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1E470" w14:textId="417A25DF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0" w:history="1">
            <w:r w:rsidRPr="005F5A31">
              <w:rPr>
                <w:rStyle w:val="Hipervnculo"/>
                <w:noProof/>
              </w:rPr>
              <w:t>Tabla 14. Acción Convertir - ControladorInicio.cs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5860A" w14:textId="6B902A69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1" w:history="1">
            <w:r w:rsidRPr="005F5A31">
              <w:rPr>
                <w:rStyle w:val="Hipervnculo"/>
                <w:noProof/>
              </w:rPr>
              <w:t>Tabla 15. Acción IniciarSesion - ControladorInicio.cs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F019" w14:textId="1B6AE8D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2" w:history="1">
            <w:r w:rsidRPr="005F5A31">
              <w:rPr>
                <w:rStyle w:val="Hipervnculo"/>
                <w:noProof/>
              </w:rPr>
              <w:t>Tabla 16. Formulario Razor de conversión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A6FA" w14:textId="300E42F2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3" w:history="1">
            <w:r w:rsidRPr="005F5A31">
              <w:rPr>
                <w:rStyle w:val="Hipervnculo"/>
                <w:noProof/>
              </w:rPr>
              <w:t>Tabla 17. Formulario Razor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8B1FD" w14:textId="6DFAB341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4" w:history="1">
            <w:r w:rsidRPr="005F5A31">
              <w:rPr>
                <w:rStyle w:val="Hipervnculo"/>
                <w:noProof/>
              </w:rPr>
              <w:t>Tabla 18. ModelosRest.cs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29B2" w14:textId="342B9127" w:rsidR="00847490" w:rsidRDefault="0084749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244043145" w:history="1">
            <w:r w:rsidRPr="005F5A31">
              <w:rPr>
                <w:rStyle w:val="Hipervnculo"/>
                <w:noProof/>
              </w:rPr>
              <w:t>Tabla 19. ControladorConversor.cs -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631A6" w14:textId="24E99C5C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r>
            <w:fldChar w:fldCharType="end"/>
          </w:r>
        </w:p>
      </w:sdtContent>
    </w:sdt>
    <w:p w14:paraId="484B59E3" w14:textId="77777777" w:rsidR="00A64875" w:rsidRDefault="000D7AA2" w:rsidP="00E404FA">
      <w:pPr>
        <w:pStyle w:val="Ttulo1"/>
        <w:pageBreakBefore/>
      </w:pPr>
      <w:bookmarkStart w:id="2" w:name="_Toc244043035"/>
      <w:r w:rsidRPr="00E404FA">
        <w:lastRenderedPageBreak/>
        <w:t>PARTE PRÁCTICA</w:t>
      </w:r>
      <w:bookmarkEnd w:id="2"/>
    </w:p>
    <w:p w14:paraId="0DC4363B" w14:textId="77777777" w:rsidR="008D5A0F" w:rsidRPr="008F1DF7" w:rsidRDefault="008D5A0F" w:rsidP="008D5A0F">
      <w:pPr>
        <w:pStyle w:val="Ttulo2"/>
      </w:pPr>
      <w:bookmarkStart w:id="3" w:name="_Toc244043036"/>
      <w:r w:rsidRPr="008F1DF7">
        <w:t>INTRODUCCIÓN</w:t>
      </w:r>
      <w:bookmarkEnd w:id="3"/>
    </w:p>
    <w:p w14:paraId="3B6123F7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REST organiza la funcionalidad en recursos HTTP. Este proyecto implementa una API ASP.NET Core con mensajes JSON para autenticación, catálogo y conversiones, consumida por cuatro clientes .NET independientes.</w:t>
      </w:r>
    </w:p>
    <w:p w14:paraId="18AD8CDB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>
        <w:t>El servidor separa Controladores, Servicios, Modelos y Seguridad. Los controladores exponen operaciones, los servicios validan y coordinan; cada conversor implementa IConversor&lt;TUnidad&gt;. Los clientes separan modelos, vistas, controladores y comunicación remota.</w:t>
      </w:r>
    </w:p>
    <w:p w14:paraId="55016408" w14:textId="77777777" w:rsidR="008D5A0F" w:rsidRDefault="008D5A0F" w:rsidP="008D5A0F">
      <w:pPr>
        <w:spacing w:after="160" w:line="259" w:lineRule="auto"/>
      </w:pPr>
      <w:r>
        <w:t>Desde la raíz, carga . .\ConfigurarEntornoDotNet.ps1 y ejecuta .\04. SERVIDOR\IniciarServidor.ps1. La API escucha en http://127.0.0.1:19082; revisa /api/salud y /openapi/v1.json antes de iniciar un cliente.</w:t>
      </w:r>
    </w:p>
    <w:p w14:paraId="316762C5" w14:textId="77777777" w:rsidR="008D5A0F" w:rsidRPr="008F1DF7" w:rsidRDefault="008D5A0F" w:rsidP="008D5A0F">
      <w:pPr>
        <w:spacing w:after="160" w:line="259" w:lineRule="auto"/>
        <w:rPr>
          <w:b/>
          <w:bCs/>
        </w:rPr>
      </w:pPr>
    </w:p>
    <w:p w14:paraId="6644ED91" w14:textId="77777777" w:rsidR="008D5A0F" w:rsidRPr="008F1DF7" w:rsidRDefault="008D5A0F" w:rsidP="008D5A0F">
      <w:pPr>
        <w:pStyle w:val="Ttulo2"/>
        <w:rPr>
          <w:sz w:val="40"/>
          <w:szCs w:val="40"/>
        </w:rPr>
      </w:pPr>
      <w:bookmarkStart w:id="4" w:name="_n4wiyupmss05" w:colFirst="0" w:colLast="0"/>
      <w:bookmarkStart w:id="5" w:name="_Toc244043037"/>
      <w:bookmarkEnd w:id="4"/>
      <w:r w:rsidRPr="008D5A0F">
        <w:t>OBJETIVOS</w:t>
      </w:r>
      <w:bookmarkEnd w:id="5"/>
      <w:r w:rsidRPr="008F1DF7">
        <w:rPr>
          <w:sz w:val="40"/>
          <w:szCs w:val="40"/>
        </w:rPr>
        <w:br/>
      </w:r>
    </w:p>
    <w:p w14:paraId="7D5AB0E2" w14:textId="77777777" w:rsidR="008D5A0F" w:rsidRPr="008F1DF7" w:rsidRDefault="008D5A0F" w:rsidP="008D5A0F">
      <w:pPr>
        <w:pStyle w:val="Ttulo3"/>
      </w:pPr>
      <w:bookmarkStart w:id="6" w:name="_ye4u95lrlp3o" w:colFirst="0" w:colLast="0"/>
      <w:bookmarkStart w:id="7" w:name="_Toc244043038"/>
      <w:bookmarkEnd w:id="6"/>
      <w:r w:rsidRPr="008F1DF7">
        <w:t>OBJETIVO GENERAL</w:t>
      </w:r>
      <w:bookmarkEnd w:id="7"/>
    </w:p>
    <w:p w14:paraId="1B40CCCF" w14:textId="77777777" w:rsidR="008D5A0F" w:rsidRPr="008F1DF7" w:rsidRDefault="008D5A0F" w:rsidP="008D5A0F">
      <w:pPr>
        <w:spacing w:after="200"/>
      </w:pPr>
      <w:r>
        <w:t>Documentar la arquitectura, configuración y uso del conversor RESTFUL .NET SINBDD, implementado en C# sobre .NET 10, con clientes de consola, WPF, ASP.NET Core MVC y Android .NET MAUI.</w:t>
      </w:r>
    </w:p>
    <w:p w14:paraId="1FFDDAAC" w14:textId="77777777" w:rsidR="008D5A0F" w:rsidRPr="008D5A0F" w:rsidRDefault="008D5A0F" w:rsidP="008D5A0F">
      <w:pPr>
        <w:pStyle w:val="Ttulo3"/>
      </w:pPr>
      <w:bookmarkStart w:id="8" w:name="_zwebupxksi1" w:colFirst="0" w:colLast="0"/>
      <w:bookmarkStart w:id="9" w:name="_Toc244043039"/>
      <w:bookmarkEnd w:id="8"/>
      <w:r w:rsidRPr="008D5A0F">
        <w:t>OBJETIVOS ESPECÍFICOS</w:t>
      </w:r>
      <w:bookmarkEnd w:id="9"/>
      <w:r w:rsidRPr="008D5A0F">
        <w:t xml:space="preserve"> </w:t>
      </w:r>
    </w:p>
    <w:p w14:paraId="68BAB82C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ASP.NET Core publica GET /api/salud, GET /api/catalogo, POST /api/auth/login, POST /api/auth/logout y POST /api/conversiones/{magnitud}. Las solicitudes y respuestas usan JSON camelCase y OpenAPI está en /openapi/v1.json.</w:t>
      </w:r>
    </w:p>
    <w:p w14:paraId="5E3858F5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Describir el flujo de inicio de sesión, selección de magnitud y unidades, conversión y cierre de sesión en los cuatro clientes, vinculando las responsabilidades MVC con los archivos del proyecto.</w:t>
      </w:r>
    </w:p>
    <w:p w14:paraId="32B99B34" w14:textId="77777777" w:rsidR="008D5A0F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la separación entre contrato, transporte, sesión y fórmulas. Mostrar fragmentos extraídos del código actual y dejar espacios identificados para las evidencias de ejecución.</w:t>
      </w:r>
    </w:p>
    <w:p w14:paraId="1583D875" w14:textId="77777777" w:rsidR="008D5A0F" w:rsidRPr="008F1DF7" w:rsidRDefault="008D5A0F" w:rsidP="008D5A0F">
      <w:pPr>
        <w:spacing w:line="240" w:lineRule="auto"/>
        <w:ind w:left="720"/>
        <w:rPr>
          <w:b/>
          <w:bCs/>
        </w:rPr>
      </w:pPr>
    </w:p>
    <w:p w14:paraId="7E13CDAD" w14:textId="77777777" w:rsidR="00A64875" w:rsidRDefault="000D7AA2" w:rsidP="00E404FA">
      <w:pPr>
        <w:pStyle w:val="Ttulo2"/>
      </w:pPr>
      <w:bookmarkStart w:id="10" w:name="_Toc244043040"/>
      <w:r>
        <w:t xml:space="preserve">INSTALACIÓN </w:t>
      </w:r>
      <w:r w:rsidR="00E404FA">
        <w:t xml:space="preserve">Y CONFIGURACIÓN </w:t>
      </w:r>
      <w:r>
        <w:t>DE HERRAMIENTAS</w:t>
      </w:r>
      <w:bookmarkEnd w:id="10"/>
    </w:p>
    <w:p w14:paraId="58C6697F" w14:textId="77777777" w:rsidR="00A64875" w:rsidRDefault="000D7AA2">
      <w:r>
        <w:t>El desarrollo utiliza Windows y el SDK .NET 10. Los scripts del repositorio dirigen SDK, NuGet y artefactos a D:\tools; revisa ConfigurarEntornoDotNet.ps1 antes de ejecutar los proyectos.</w:t>
      </w:r>
    </w:p>
    <w:p w14:paraId="4ECA0C85" w14:textId="77777777" w:rsidR="00A64875" w:rsidRPr="00E404FA" w:rsidRDefault="000D7AA2" w:rsidP="00E404FA">
      <w:pPr>
        <w:pStyle w:val="Ttulo3"/>
      </w:pPr>
      <w:bookmarkStart w:id="11" w:name="_Toc244043041"/>
      <w:r>
        <w:t>INSTALACIÓN Y CONFIGURACIÓN DEL SDK .NET 10</w:t>
      </w:r>
      <w:bookmarkEnd w:id="11"/>
    </w:p>
    <w:p w14:paraId="384F2CEC" w14:textId="77777777" w:rsidR="00A64875" w:rsidRDefault="000D7AA2">
      <w:pPr>
        <w:jc w:val="left"/>
      </w:pPr>
      <w:r>
        <w:t>Comprueba el SDK configurado con dotnet --info y dotnet --list-sdks. El código usa C# 14 y proyectos net10.0, net10.0-windows y net10.0-android según la plataforma.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1AFDD7D" w14:textId="77777777">
        <w:tc>
          <w:tcPr>
            <w:tcW w:w="8494" w:type="dxa"/>
            <w:shd w:val="clear" w:color="auto" w:fill="D9D9D9"/>
          </w:tcPr>
          <w:p w14:paraId="507B351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dotnet --info</w:t>
            </w:r>
          </w:p>
        </w:tc>
      </w:tr>
    </w:tbl>
    <w:p w14:paraId="72D0D81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560" w:after="56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Versión del SDK .NET 10 en PowerShell</w:t>
      </w:r>
    </w:p>
    <w:p w14:paraId="50FF5987" w14:textId="77777777" w:rsidR="00A64875" w:rsidRDefault="000D7AA2">
      <w:pPr>
        <w:pStyle w:val="Ttulo4"/>
      </w:pPr>
      <w:bookmarkStart w:id="12" w:name="_Toc244043076"/>
      <w:r>
        <w:t>Figura 3. Versión del SDK .NET 10 en PowerShell</w:t>
      </w:r>
      <w:bookmarkEnd w:id="12"/>
    </w:p>
    <w:p w14:paraId="6F1A6216" w14:textId="77777777" w:rsidR="00A64875" w:rsidRDefault="000D7AA2">
      <w:r>
        <w:t>La distribución del SDK debe corresponder a .NET 10 para Windows. Conserva la instalación y las rutas de herramientas previstas por ConfigurarEntornoDotNet.ps1; el manual no requiere instalar herramientas globales adicionales.</w:t>
      </w:r>
    </w:p>
    <w:p w14:paraId="6231E239" w14:textId="77777777" w:rsidR="00E404FA" w:rsidRDefault="00E404FA" w:rsidP="00E404FA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194" w:after="119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Distribución del SDK .NET 10 para Windows</w:t>
      </w:r>
    </w:p>
    <w:p w14:paraId="2EC084D7" w14:textId="77777777" w:rsidR="00A64875" w:rsidRDefault="000D7AA2" w:rsidP="00E404FA">
      <w:pPr>
        <w:pStyle w:val="Ttulo4"/>
      </w:pPr>
      <w:bookmarkStart w:id="13" w:name="_Toc244043077"/>
      <w:r>
        <w:t>Figura 4. Distribución del SDK .NET 10 para Windows</w:t>
      </w:r>
      <w:bookmarkEnd w:id="13"/>
    </w:p>
    <w:p w14:paraId="2AB507AB" w14:textId="77777777" w:rsidR="00A64875" w:rsidRDefault="000D7AA2">
      <w:pPr>
        <w:keepNext/>
        <w:jc w:val="left"/>
      </w:pPr>
      <w:r>
        <w:t>Identifica el instalador o la carpeta del SDK y comprueba la ruta DOTNET_ROOT. Guarda la evidencia de la versión y ubicación que realmente utiliza el proyecto.</w:t>
      </w:r>
    </w:p>
    <w:p w14:paraId="7DF4039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10" w:after="91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Instalador o carpeta del SDK .NET 10</w:t>
      </w:r>
    </w:p>
    <w:p w14:paraId="153B655F" w14:textId="77777777" w:rsidR="00A64875" w:rsidRDefault="000D7AA2">
      <w:pPr>
        <w:pStyle w:val="Ttulo4"/>
      </w:pPr>
      <w:bookmarkStart w:id="14" w:name="_Toc244043078"/>
      <w:r>
        <w:t>Figura 5. Instalador o carpeta del SDK .NET 10</w:t>
      </w:r>
      <w:bookmarkEnd w:id="14"/>
    </w:p>
    <w:p w14:paraId="22AC9DFE" w14:textId="77777777" w:rsidR="00A64875" w:rsidRDefault="000D7AA2">
      <w:r>
        <w:t>Documenta la configuración del entorno de desarrollo y las cargas necesarias: escritorio .NET para WPF, ASP.NET Core para web y .NET MAUI para Android.</w:t>
      </w:r>
    </w:p>
    <w:p w14:paraId="5335E0C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498" w:after="1498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entorno .NET</w:t>
      </w:r>
    </w:p>
    <w:p w14:paraId="54FC30E4" w14:textId="77777777" w:rsidR="00A64875" w:rsidRDefault="000D7AA2">
      <w:pPr>
        <w:pStyle w:val="Ttulo4"/>
      </w:pPr>
      <w:bookmarkStart w:id="15" w:name="_Toc244043079"/>
      <w:r>
        <w:t>Figura 6. Configuración del entorno .NET</w:t>
      </w:r>
      <w:bookmarkEnd w:id="15"/>
    </w:p>
    <w:p w14:paraId="69EC806E" w14:textId="77777777" w:rsidR="00A64875" w:rsidRDefault="000D7AA2">
      <w:r>
        <w:t>Abre la solución .sln en un entorno compatible con .NET 10. Revisa los cinco proyectos y conserva sus directorios numerados y puntos de entrada nativos.</w:t>
      </w:r>
    </w:p>
    <w:p w14:paraId="3107E17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280" w:after="128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Solución .NET abierta en el entorno de desarrollo</w:t>
      </w:r>
    </w:p>
    <w:p w14:paraId="166256F9" w14:textId="77777777" w:rsidR="00A64875" w:rsidRDefault="000D7AA2">
      <w:pPr>
        <w:pStyle w:val="Ttulo4"/>
      </w:pPr>
      <w:bookmarkStart w:id="16" w:name="_Toc244043080"/>
      <w:r>
        <w:t>Figura 7. Solución .NET abierta en el entorno de desarrollo</w:t>
      </w:r>
      <w:bookmarkEnd w:id="16"/>
    </w:p>
    <w:p w14:paraId="55AF4AC6" w14:textId="77777777" w:rsidR="00A64875" w:rsidRDefault="000D7AA2">
      <w:pPr>
        <w:pStyle w:val="Ttulo3"/>
      </w:pPr>
      <w:bookmarkStart w:id="17" w:name="_Toc244043042"/>
      <w:r>
        <w:t>CONFIGURACIÓN DE ANDROID Y .NET MAUI</w:t>
      </w:r>
      <w:bookmarkEnd w:id="17"/>
    </w:p>
    <w:p w14:paraId="40D4703C" w14:textId="77777777" w:rsidR="00A64875" w:rsidRDefault="000D7AA2">
      <w:r>
        <w:t>El cliente móvil es una aplicación .NET MAUI Android. Android Studio proporciona el administrador de SDK y el emulador; la interfaz y la lógica del cliente están escritas en XAML y C#.</w:t>
      </w:r>
    </w:p>
    <w:p w14:paraId="30E293A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335" w:after="1335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Configuración de Android Studio y SDK Manager</w:t>
      </w:r>
    </w:p>
    <w:p w14:paraId="7F463531" w14:textId="77777777" w:rsidR="00A64875" w:rsidRDefault="000D7AA2">
      <w:pPr>
        <w:pStyle w:val="Ttulo4"/>
      </w:pPr>
      <w:bookmarkStart w:id="18" w:name="_Toc244043081"/>
      <w:r>
        <w:t>Figura 8. Configuración de Android Studio y SDK Manager</w:t>
      </w:r>
      <w:bookmarkEnd w:id="18"/>
    </w:p>
    <w:p w14:paraId="4373915C" w14:textId="77777777" w:rsidR="00A64875" w:rsidRDefault="000D7AA2">
      <w:r>
        <w:t>Identifica la instalación de Android Studio y el SDK de Android que usa el entorno MAUI. Conserva las rutas de herramientas configuradas por los scripts del proyecto.</w:t>
      </w:r>
    </w:p>
    <w:p w14:paraId="439C5A4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19" w:after="919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Ubicación de Android Studio y del SDK Android</w:t>
      </w:r>
    </w:p>
    <w:p w14:paraId="60411AAE" w14:textId="77777777" w:rsidR="00A64875" w:rsidRDefault="000D7AA2">
      <w:pPr>
        <w:pStyle w:val="Ttulo4"/>
      </w:pPr>
      <w:bookmarkStart w:id="19" w:name="_Toc244043082"/>
      <w:r>
        <w:t>Figura 9. Ubicación de Android Studio y del SDK Android</w:t>
      </w:r>
      <w:bookmarkEnd w:id="19"/>
    </w:p>
    <w:p w14:paraId="3CA975D4" w14:textId="77777777" w:rsidR="00A64875" w:rsidRDefault="000D7AA2">
      <w:r>
        <w:t>Revisa el SDK Manager y la plataforma Android configurada para el cliente. El código y las instrucciones del proyecto utilizan Android API 36 y JDK 21 para la cadena de compilación móvil.</w:t>
      </w:r>
    </w:p>
    <w:p w14:paraId="4C1A2014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442" w:after="144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SDK Manager y plataforma Android del proyecto</w:t>
      </w:r>
    </w:p>
    <w:p w14:paraId="214D85D8" w14:textId="77777777" w:rsidR="00A64875" w:rsidRDefault="000D7AA2">
      <w:pPr>
        <w:pStyle w:val="Ttulo4"/>
      </w:pPr>
      <w:bookmarkStart w:id="20" w:name="_Toc244043083"/>
      <w:r>
        <w:t>Figura 10. SDK Manager y plataforma Android del proyecto</w:t>
      </w:r>
      <w:bookmarkEnd w:id="20"/>
    </w:p>
    <w:p w14:paraId="36147C7F" w14:textId="77777777" w:rsidR="00A64875" w:rsidRDefault="000D7AA2">
      <w:r>
        <w:t>Prepara un emulador Android y revisa la carga de trabajo MAUI. En el emulador, 10.0.2.2 identifica al equipo anfitrión; para un dispositivo físico utiliza una dirección alcanzable y configura el servidor según la red de trabajo.</w:t>
      </w:r>
    </w:p>
    <w:p w14:paraId="4AF8E37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562" w:after="156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Emulador Android y entorno MAUI</w:t>
      </w:r>
    </w:p>
    <w:p w14:paraId="493BF399" w14:textId="77777777" w:rsidR="00A64875" w:rsidRDefault="000D7AA2">
      <w:pPr>
        <w:pStyle w:val="Ttulo4"/>
      </w:pPr>
      <w:bookmarkStart w:id="21" w:name="_Toc244043084"/>
      <w:r>
        <w:t>Figura 11. Emulador Android y entorno MAUI</w:t>
      </w:r>
      <w:bookmarkEnd w:id="21"/>
    </w:p>
    <w:p w14:paraId="1BFD0F79" w14:textId="77777777" w:rsidR="00C47287" w:rsidRDefault="00C47287">
      <w:pPr>
        <w:pStyle w:val="Ttulo1"/>
      </w:pPr>
    </w:p>
    <w:p w14:paraId="56475518" w14:textId="77777777" w:rsidR="00C47287" w:rsidRDefault="00C47287" w:rsidP="00C47287">
      <w:pPr>
        <w:pStyle w:val="Ttulo2"/>
      </w:pPr>
      <w:bookmarkStart w:id="22" w:name="_Toc244043043"/>
      <w:r>
        <w:t>ESTRUCTURA DE PROYECTO</w:t>
      </w:r>
      <w:bookmarkEnd w:id="22"/>
    </w:p>
    <w:p w14:paraId="09986625" w14:textId="77777777" w:rsidR="00C47287" w:rsidRDefault="00C47287" w:rsidP="00C47287">
      <w:r>
        <w:t>La carpeta raíz conserva los entregables numerados y una solución .NET. El código de servidor y clientes reside dentro de su componente 04 correspondiente.</w:t>
      </w:r>
    </w:p>
    <w:p w14:paraId="3693468D" w14:textId="77777777" w:rsidR="00C47287" w:rsidRDefault="00C47287" w:rsidP="00C47287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Creación de la carpeta raíz</w:t>
      </w:r>
    </w:p>
    <w:p w14:paraId="4B065009" w14:textId="77777777" w:rsidR="00C47287" w:rsidRDefault="00C47287" w:rsidP="00C47287">
      <w:pPr>
        <w:pStyle w:val="Ttulo4"/>
        <w:spacing w:before="0"/>
        <w:ind w:left="2124" w:firstLine="707"/>
        <w:jc w:val="left"/>
      </w:pPr>
      <w:bookmarkStart w:id="23" w:name="_Toc244043085"/>
      <w:r>
        <w:t>Figura 1. Creación de la carpeta raíz</w:t>
      </w:r>
      <w:bookmarkEnd w:id="23"/>
    </w:p>
    <w:p w14:paraId="4C3947AE" w14:textId="77777777" w:rsidR="00C47287" w:rsidRDefault="00C47287" w:rsidP="00C47287">
      <w:r>
        <w:t>La estructura contiene servidor, consola, escritorio, web y móvil. 02. MER y 03. BDD no incorporan persistencia porque este conversor es SINBDD.</w:t>
      </w:r>
    </w:p>
    <w:p w14:paraId="4C7FB2F4" w14:textId="77777777" w:rsidR="00C47287" w:rsidRDefault="00C47287" w:rsidP="00C47287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20" w:after="192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inicial del proyecto</w:t>
      </w:r>
    </w:p>
    <w:p w14:paraId="5A012530" w14:textId="77777777" w:rsidR="00C47287" w:rsidRDefault="00C47287" w:rsidP="00C47287">
      <w:pPr>
        <w:pStyle w:val="Ttulo4"/>
        <w:spacing w:before="0"/>
      </w:pPr>
      <w:bookmarkStart w:id="24" w:name="_Toc244043086"/>
      <w:r>
        <w:t>Figura 2. Estructura inicial del proyecto</w:t>
      </w:r>
      <w:bookmarkEnd w:id="24"/>
    </w:p>
    <w:p w14:paraId="78FC8783" w14:textId="77777777" w:rsidR="00C47287" w:rsidRDefault="00C47287" w:rsidP="00C47287">
      <w:r>
        <w:t>Cada componente conserva sus archivos .csproj y separa las responsabilidades según MVC. Las dependencias se declaran en el proyecto y los artefactos se redirigen mediante la configuración existente.</w:t>
      </w:r>
    </w:p>
    <w:p w14:paraId="0AE7AE12" w14:textId="77777777" w:rsidR="00C47287" w:rsidRDefault="00C47287">
      <w:pPr>
        <w:pStyle w:val="Ttulo1"/>
      </w:pPr>
    </w:p>
    <w:p w14:paraId="750D9737" w14:textId="77777777" w:rsidR="00C47287" w:rsidRDefault="00C47287">
      <w:pPr>
        <w:pStyle w:val="Ttulo1"/>
      </w:pPr>
    </w:p>
    <w:p w14:paraId="256F1F67" w14:textId="77777777" w:rsidR="00A64875" w:rsidRDefault="000D7AA2">
      <w:pPr>
        <w:pStyle w:val="Ttulo1"/>
      </w:pPr>
      <w:bookmarkStart w:id="25" w:name="_Toc244043044"/>
      <w:r>
        <w:t>APLICACIONES SERVIDOR</w:t>
      </w:r>
      <w:bookmarkEnd w:id="25"/>
    </w:p>
    <w:p w14:paraId="3314872A" w14:textId="77777777" w:rsidR="00A64875" w:rsidRDefault="000D7AA2">
      <w:pPr>
        <w:pStyle w:val="Ttulo2"/>
      </w:pPr>
      <w:bookmarkStart w:id="26" w:name="_Toc244043045"/>
      <w:r>
        <w:t>CREACIÓN DEL PROYECTO SERVIDOR</w:t>
      </w:r>
      <w:bookmarkEnd w:id="26"/>
      <w:r>
        <w:t xml:space="preserve"> </w:t>
      </w:r>
    </w:p>
    <w:p w14:paraId="35921A72" w14:textId="77777777" w:rsidR="00A64875" w:rsidRDefault="000D7AA2">
      <w:r>
        <w:t>Desde la raíz, carga . .\ConfigurarEntornoDotNet.ps1 y ejecuta .\04. SERVIDOR\IniciarServidor.ps1. La API escucha en http://127.0.0.1:19082; revisa /api/salud y /openapi/v1.json antes de iniciar un cliente.</w:t>
      </w:r>
    </w:p>
    <w:p w14:paraId="410D462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836" w:after="1836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Creación del proyecto – Servidor RESTFUL</w:t>
      </w:r>
    </w:p>
    <w:p w14:paraId="35483B1A" w14:textId="77777777" w:rsidR="00A64875" w:rsidRDefault="000D7AA2">
      <w:pPr>
        <w:pStyle w:val="Ttulo4"/>
      </w:pPr>
      <w:bookmarkStart w:id="27" w:name="_Toc244043087"/>
      <w:r>
        <w:t>Figura 12. Creación del proyecto – Servidor RESTFUL</w:t>
      </w:r>
      <w:bookmarkEnd w:id="27"/>
    </w:p>
    <w:p w14:paraId="2F10297E" w14:textId="77777777" w:rsidR="00AE0788" w:rsidRPr="00AE0788" w:rsidRDefault="00AE0788" w:rsidP="00AE0788"/>
    <w:p w14:paraId="1A14807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283" w:after="2283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1 - Servidor RESTFUL</w:t>
      </w:r>
    </w:p>
    <w:p w14:paraId="1F915031" w14:textId="77777777" w:rsidR="00A64875" w:rsidRDefault="000D7AA2">
      <w:pPr>
        <w:pStyle w:val="Ttulo4"/>
      </w:pPr>
      <w:bookmarkStart w:id="28" w:name="_Toc244043088"/>
      <w:r>
        <w:t>Figura 13. Configuración del proyecto 1 - Servidor RESTFUL</w:t>
      </w:r>
      <w:bookmarkEnd w:id="28"/>
    </w:p>
    <w:p w14:paraId="24BE1E0D" w14:textId="77777777" w:rsidR="00AE0788" w:rsidRPr="00AE0788" w:rsidRDefault="00AE0788" w:rsidP="00AE0788"/>
    <w:p w14:paraId="2C939FA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012" w:after="2012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2 - Servidor RESTFUL</w:t>
      </w:r>
    </w:p>
    <w:p w14:paraId="3661B093" w14:textId="77777777" w:rsidR="00A64875" w:rsidRDefault="000D7AA2">
      <w:pPr>
        <w:pStyle w:val="Ttulo4"/>
      </w:pPr>
      <w:bookmarkStart w:id="29" w:name="_Toc244043089"/>
      <w:r>
        <w:t>Figura 14. Configuración del proyecto 2 - Servidor RESTFUL</w:t>
      </w:r>
      <w:bookmarkEnd w:id="29"/>
    </w:p>
    <w:p w14:paraId="5CBFD37D" w14:textId="77777777" w:rsidR="00A64875" w:rsidRDefault="000D7AA2">
      <w:pPr>
        <w:pStyle w:val="Ttulo2"/>
      </w:pPr>
      <w:bookmarkStart w:id="30" w:name="_Toc244043046"/>
      <w:r>
        <w:t>CODIFICACIÓN DEL PROYECTO SERVIDOR</w:t>
      </w:r>
      <w:bookmarkEnd w:id="30"/>
    </w:p>
    <w:p w14:paraId="46214551" w14:textId="77777777" w:rsidR="00A64875" w:rsidRDefault="000D7AA2">
      <w:pPr>
        <w:pStyle w:val="Ttulo3"/>
      </w:pPr>
      <w:bookmarkStart w:id="31" w:name="_Toc244043047"/>
      <w:r>
        <w:t>CREACIÓN DE PAQUETES</w:t>
      </w:r>
      <w:bookmarkEnd w:id="31"/>
    </w:p>
    <w:p w14:paraId="056D0547" w14:textId="77777777" w:rsidR="00A64875" w:rsidRDefault="000D7AA2">
      <w:pPr>
        <w:rPr>
          <w:i/>
          <w:iCs/>
        </w:rPr>
      </w:pPr>
      <w:r>
        <w:t>El servidor organiza Controladores, Servicios, Modelos/Unidades, Modelos/Utilidades, Seguridad y Excepciones. Los conversores implementan IConversor&lt;TUnidad&gt;; ServicioConversion coordina el cálculo y el middleware gestiona tokens y errores.</w:t>
      </w:r>
    </w:p>
    <w:p w14:paraId="427027E5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922" w:after="92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 paquetes - Servidor RESTFUL</w:t>
      </w:r>
    </w:p>
    <w:p w14:paraId="63B75162" w14:textId="77777777" w:rsidR="00A64875" w:rsidRDefault="000D7AA2">
      <w:pPr>
        <w:pStyle w:val="Ttulo4"/>
      </w:pPr>
      <w:bookmarkStart w:id="32" w:name="_Toc244043090"/>
      <w:r>
        <w:t>Figura 15. Estructura de paquetes - Servidor RESTFUL</w:t>
      </w:r>
      <w:bookmarkEnd w:id="32"/>
    </w:p>
    <w:p w14:paraId="0ABA0A9A" w14:textId="77777777" w:rsidR="00A64875" w:rsidRDefault="000D7AA2">
      <w:pPr>
        <w:pStyle w:val="Ttulo3"/>
      </w:pPr>
      <w:bookmarkStart w:id="33" w:name="_Toc244043048"/>
      <w:r>
        <w:t>DEFINICIÓN DE RECURSOS REST</w:t>
      </w:r>
      <w:bookmarkEnd w:id="33"/>
    </w:p>
    <w:p w14:paraId="1E355BF0" w14:textId="77777777" w:rsidR="00A64875" w:rsidRDefault="000D7AA2">
      <w:pPr>
        <w:spacing w:before="240" w:after="240"/>
      </w:pPr>
      <w:r>
        <w:t>ASP.NET Core publica GET /api/salud, GET /api/catalogo, POST /api/auth/login, POST /api/auth/logout y POST /api/conversiones/{magnitud}. Las solicitudes y respuestas usan JSON camelCase y OpenAPI está en /openapi/v1.json.</w:t>
      </w:r>
    </w:p>
    <w:p w14:paraId="0014BD30" w14:textId="77777777" w:rsidR="00A64875" w:rsidRDefault="000D7AA2">
      <w:pPr>
        <w:spacing w:before="240" w:after="240"/>
      </w:pPr>
      <w:r>
        <w:t>Las credenciales exactas son Monster / Monster9. El token dura 10 minutos; las conversiones y el cierre de sesión requieren Authorization: Bearer &lt;token&gt; o X-Auth-Token. POST /api/auth/logout revoca el token. La autenticación y los tokens permanecen en memoria.</w:t>
      </w:r>
    </w:p>
    <w:p w14:paraId="36AA9A5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458" w:after="458" w:line="240" w:lineRule="exact"/>
        <w:jc w:val="center"/>
        <w:rPr>
          <w:i/>
          <w:iCs/>
          <w:color w:val="1F497D"/>
          <w:sz w:val="18"/>
          <w:szCs w:val="18"/>
        </w:rPr>
      </w:pPr>
      <w:bookmarkStart w:id="34" w:name="_50i3qgl0xzvk" w:colFirst="0" w:colLast="0"/>
      <w:bookmarkEnd w:id="34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Controladores y contrato del servidor</w:t>
      </w:r>
    </w:p>
    <w:p w14:paraId="49F04636" w14:textId="77777777" w:rsidR="00A64875" w:rsidRDefault="000D7AA2">
      <w:pPr>
        <w:pStyle w:val="Ttulo4"/>
      </w:pPr>
      <w:bookmarkStart w:id="35" w:name="_Toc244043091"/>
      <w:r>
        <w:t>Figura 16. Controladores y contrato del servidor</w:t>
      </w:r>
      <w:bookmarkEnd w:id="35"/>
    </w:p>
    <w:p w14:paraId="21C27317" w14:textId="77777777" w:rsidR="00234577" w:rsidRDefault="00234577">
      <w:pPr>
        <w:pStyle w:val="Ttulo5"/>
        <w:sectPr w:rsidR="00234577" w:rsidSect="00AE0788">
          <w:footerReference w:type="even" r:id="rId10"/>
          <w:footerReference w:type="default" r:id="rId11"/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3BC5FB4B" w14:textId="77777777" w:rsidR="00A64875" w:rsidRDefault="000D7AA2" w:rsidP="00234577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6" w:name="_Toc244043127"/>
      <w:r w:rsidRPr="00234577">
        <w:rPr>
          <w:b/>
          <w:bCs/>
          <w:i w:val="0"/>
          <w:iCs w:val="0"/>
          <w:sz w:val="24"/>
          <w:szCs w:val="24"/>
        </w:rPr>
        <w:lastRenderedPageBreak/>
        <w:t>Tabla 1. Método IniciarSesion - ServicioAutenticacion.cs</w:t>
      </w:r>
      <w:bookmarkEnd w:id="36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</w:p>
    <w:p w14:paraId="3546401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public TokenRespuesta IniciarSesion(SolicitudInicioSesion solicitud)</w:t>
      </w:r>
    </w:p>
    <w:p w14:paraId="6315960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4E28BAE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(solicitud is null)</w:t>
      </w:r>
    </w:p>
    <w:p w14:paraId="0B96B9D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3063132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63E216D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7393B40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046EAD5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"La solicitud de inicio de sesión es obligatoria.");</w:t>
      </w:r>
    </w:p>
    <w:p w14:paraId="24FD987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FCDB763" w14:textId="77777777" w:rsidR="00B65A91" w:rsidRDefault="00B65A91">
      <w:pPr>
        <w:spacing w:after="0" w:line="180" w:lineRule="auto"/>
      </w:pPr>
    </w:p>
    <w:p w14:paraId="02011B5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usuarioValido = configuracion["Autenticacion:Usuario"] ?? "Monster";</w:t>
      </w:r>
    </w:p>
    <w:p w14:paraId="7F83CD2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claveValida = configuracion["Autenticacion:Clave"] ?? "Monster9";</w:t>
      </w:r>
    </w:p>
    <w:p w14:paraId="7E62092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usuario = solicitud.Usuario?.Trim();</w:t>
      </w:r>
    </w:p>
    <w:p w14:paraId="12058EDC" w14:textId="77777777" w:rsidR="00B65A91" w:rsidRDefault="00B65A91">
      <w:pPr>
        <w:spacing w:after="0" w:line="180" w:lineRule="auto"/>
      </w:pPr>
    </w:p>
    <w:p w14:paraId="7A464D3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(!string.Equals(usuario, usuarioVali</w:t>
      </w:r>
      <w:r>
        <w:rPr>
          <w:rFonts w:ascii="Consolas" w:hAnsi="Consolas" w:cs="Consolas"/>
          <w:sz w:val="16"/>
        </w:rPr>
        <w:t>do, StringComparison.Ordinal)</w:t>
      </w:r>
    </w:p>
    <w:p w14:paraId="760DE34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|| !string.Equals(solicitud.Clave, claveValida, StringComparison.Ordinal))</w:t>
      </w:r>
    </w:p>
    <w:p w14:paraId="0DD58EB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54CFB2B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3F07892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StatusCodes.Status401Unauthorized,</w:t>
      </w:r>
    </w:p>
    <w:p w14:paraId="1F251D8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"No autorizado",</w:t>
      </w:r>
    </w:p>
    <w:p w14:paraId="6DEB33D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</w:t>
      </w:r>
      <w:r>
        <w:rPr>
          <w:rFonts w:ascii="Consolas" w:hAnsi="Consolas" w:cs="Consolas"/>
          <w:sz w:val="16"/>
        </w:rPr>
        <w:t xml:space="preserve">       "Credenciales incorrectas. Verifique usuario y clave.");</w:t>
      </w:r>
    </w:p>
    <w:p w14:paraId="732F95F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039A0C9D" w14:textId="77777777" w:rsidR="00B65A91" w:rsidRDefault="00B65A91">
      <w:pPr>
        <w:spacing w:after="0" w:line="180" w:lineRule="auto"/>
      </w:pPr>
    </w:p>
    <w:p w14:paraId="47E2A6B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sesion = tokens.Emitir(usuarioValido);</w:t>
      </w:r>
    </w:p>
    <w:p w14:paraId="5D21D55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 new TokenRespuesta(</w:t>
      </w:r>
    </w:p>
    <w:p w14:paraId="7601C91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true,</w:t>
      </w:r>
    </w:p>
    <w:p w14:paraId="3D8D2FF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sesion.Valor,</w:t>
      </w:r>
    </w:p>
    <w:p w14:paraId="6C759C5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"Bearer",</w:t>
      </w:r>
    </w:p>
    <w:p w14:paraId="76FBF41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sesion.Usuario,</w:t>
      </w:r>
    </w:p>
    <w:p w14:paraId="3ACF4C8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</w:t>
      </w:r>
      <w:r>
        <w:rPr>
          <w:rFonts w:ascii="Consolas" w:hAnsi="Consolas" w:cs="Consolas"/>
          <w:sz w:val="16"/>
        </w:rPr>
        <w:t xml:space="preserve">           Math.Max(0, (long)(sesion.ExpiraEn - DateTimeOffset.UtcNow).TotalSeconds),</w:t>
      </w:r>
    </w:p>
    <w:p w14:paraId="3DB89A5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"Autenticación exitosa. Use el token en Authorization: Bearer &lt;token&gt;.");</w:t>
      </w:r>
    </w:p>
    <w:p w14:paraId="6E068CC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C542BA1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7" w:name="_Toc244043128"/>
      <w:r w:rsidRPr="00C74EA2">
        <w:rPr>
          <w:b/>
          <w:bCs/>
          <w:i w:val="0"/>
          <w:iCs w:val="0"/>
          <w:sz w:val="24"/>
          <w:szCs w:val="24"/>
        </w:rPr>
        <w:t>Tabla 2. Recurso de conversiones - ControladorConversiones.cs</w:t>
      </w:r>
      <w:bookmarkEnd w:id="37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141A77E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Microsoft</w:t>
      </w:r>
      <w:r>
        <w:rPr>
          <w:rFonts w:ascii="Consolas" w:hAnsi="Consolas" w:cs="Consolas"/>
          <w:sz w:val="16"/>
        </w:rPr>
        <w:t>.AspNetCore.Mvc;</w:t>
      </w:r>
    </w:p>
    <w:p w14:paraId="5676F6D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WSConversionUnidades_DotNet_REST_GR09.Modelos;</w:t>
      </w:r>
    </w:p>
    <w:p w14:paraId="2CE9789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WSConversionUnidades_DotNet_REST_GR09.Servicios;</w:t>
      </w:r>
    </w:p>
    <w:p w14:paraId="13C41FCF" w14:textId="77777777" w:rsidR="00B65A91" w:rsidRDefault="00B65A91">
      <w:pPr>
        <w:spacing w:after="0" w:line="180" w:lineRule="auto"/>
      </w:pPr>
    </w:p>
    <w:p w14:paraId="660511B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namespace WSConversionUnidades_DotNet_REST_GR09.Controladores;</w:t>
      </w:r>
    </w:p>
    <w:p w14:paraId="6B85077F" w14:textId="77777777" w:rsidR="00B65A91" w:rsidRDefault="00B65A91">
      <w:pPr>
        <w:spacing w:after="0" w:line="180" w:lineRule="auto"/>
      </w:pPr>
    </w:p>
    <w:p w14:paraId="697D7C8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[ApiController]</w:t>
      </w:r>
    </w:p>
    <w:p w14:paraId="0E2069A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[Route("api/conversiones")]</w:t>
      </w:r>
    </w:p>
    <w:p w14:paraId="0C82984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public sealed class ControladorConversiones(ServicioConversion conversion) : ControllerBase</w:t>
      </w:r>
    </w:p>
    <w:p w14:paraId="0919408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{</w:t>
      </w:r>
    </w:p>
    <w:p w14:paraId="28CE29C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[HttpPost("{magnitud}")]</w:t>
      </w:r>
    </w:p>
    <w:p w14:paraId="0824A45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public ActionResult&lt;ConversionRespuesta&gt; Convertir(</w:t>
      </w:r>
    </w:p>
    <w:p w14:paraId="00C22FB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magnitud,</w:t>
      </w:r>
    </w:p>
    <w:p w14:paraId="34AC841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[FromBody] Conve</w:t>
      </w:r>
      <w:r>
        <w:rPr>
          <w:rFonts w:ascii="Consolas" w:hAnsi="Consolas" w:cs="Consolas"/>
          <w:sz w:val="16"/>
        </w:rPr>
        <w:t>rsionSolicitud solicitud) =&gt;</w:t>
      </w:r>
    </w:p>
    <w:p w14:paraId="5953A08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Ok(conversion.Convertir(magnitud, solicitud));</w:t>
      </w:r>
    </w:p>
    <w:p w14:paraId="78420EE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}</w:t>
      </w:r>
    </w:p>
    <w:p w14:paraId="1943A551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8" w:name="_Toc244043129"/>
      <w:r w:rsidRPr="00C74EA2">
        <w:rPr>
          <w:b/>
          <w:bCs/>
          <w:i w:val="0"/>
          <w:iCs w:val="0"/>
          <w:sz w:val="24"/>
          <w:szCs w:val="24"/>
        </w:rPr>
        <w:t>Tabla 3. Método Convertir - ServicioConversion.cs</w:t>
      </w:r>
      <w:bookmarkEnd w:id="38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5329DAC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public ConversionRespuesta Convertir(string textoMagnitud, ConversionSolicitud solicitud)</w:t>
      </w:r>
    </w:p>
    <w:p w14:paraId="07BB1A0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lastRenderedPageBreak/>
        <w:t xml:space="preserve">    {</w:t>
      </w:r>
    </w:p>
    <w:p w14:paraId="2FE148B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(solicitud is null)</w:t>
      </w:r>
    </w:p>
    <w:p w14:paraId="70AE8E3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392744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5483865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54C644A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55455EB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"La solicitud de conversión es obligatoria.");</w:t>
      </w:r>
    </w:p>
    <w:p w14:paraId="615053D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1AD87D8" w14:textId="77777777" w:rsidR="00B65A91" w:rsidRDefault="00B65A91">
      <w:pPr>
        <w:spacing w:after="0" w:line="180" w:lineRule="auto"/>
      </w:pPr>
    </w:p>
    <w:p w14:paraId="5941456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nombreMagnitud = textoMagnitud?.Trim();</w:t>
      </w:r>
    </w:p>
    <w:p w14:paraId="38107BC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(string.IsNullOrWhiteSpace(nombreMagnitud)</w:t>
      </w:r>
    </w:p>
    <w:p w14:paraId="6B684DD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|| !Enum.TryParse&lt;Magnitud&gt;(nombreMagnitud, true, out var magni</w:t>
      </w:r>
      <w:r>
        <w:rPr>
          <w:rFonts w:ascii="Consolas" w:hAnsi="Consolas" w:cs="Consolas"/>
          <w:sz w:val="16"/>
        </w:rPr>
        <w:t>tud)</w:t>
      </w:r>
    </w:p>
    <w:p w14:paraId="1B7F09D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|| !Enum.IsDefined(magnitud)</w:t>
      </w:r>
    </w:p>
    <w:p w14:paraId="73A8998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|| !Enum.GetNames&lt;Magnitud&gt;().Contains(nombreMagnitud, StringComparer.OrdinalIgnoreCase))</w:t>
      </w:r>
    </w:p>
    <w:p w14:paraId="26169A8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4C32CF6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544CBD7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1F0DB73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"Magnitud inválida",</w:t>
      </w:r>
    </w:p>
    <w:p w14:paraId="6C3B17F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$"La magnitud '{textoMagnitud}' no está soportada.");</w:t>
      </w:r>
    </w:p>
    <w:p w14:paraId="32134E2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9A9E58B" w14:textId="77777777" w:rsidR="00B65A91" w:rsidRDefault="00B65A91">
      <w:pPr>
        <w:spacing w:after="0" w:line="180" w:lineRule="auto"/>
      </w:pPr>
    </w:p>
    <w:p w14:paraId="75D7C1E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(solicitud.Valor is null || !double.IsFinite(solicitud.Valor.Value))</w:t>
      </w:r>
    </w:p>
    <w:p w14:paraId="71360AB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4146D67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559D888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178BE7A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6D42E37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"El valor debe ser un número finito.");</w:t>
      </w:r>
    </w:p>
    <w:p w14:paraId="3A1DE28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2787AD1C" w14:textId="77777777" w:rsidR="00B65A91" w:rsidRDefault="00B65A91">
      <w:pPr>
        <w:spacing w:after="0" w:line="180" w:lineRule="auto"/>
      </w:pPr>
    </w:p>
    <w:p w14:paraId="1B08C5C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(magnitud == Magnitud.Masa &amp;&amp; solicitud.Valor.Value &lt; 0)</w:t>
      </w:r>
    </w:p>
    <w:p w14:paraId="3A97CBB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6C6E16D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566E681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649CAA5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694010A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"La masa no puede ser negativa");</w:t>
      </w:r>
    </w:p>
    <w:p w14:paraId="59CC3F0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0B9A86ED" w14:textId="77777777" w:rsidR="00B65A91" w:rsidRDefault="00B65A91">
      <w:pPr>
        <w:spacing w:after="0" w:line="180" w:lineRule="auto"/>
      </w:pPr>
    </w:p>
    <w:p w14:paraId="4236D8F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origen = solicitud.UnidadOrigen?.Trim().ToLowerInvari</w:t>
      </w:r>
      <w:r>
        <w:rPr>
          <w:rFonts w:ascii="Consolas" w:hAnsi="Consolas" w:cs="Consolas"/>
          <w:sz w:val="16"/>
        </w:rPr>
        <w:t>ant();</w:t>
      </w:r>
    </w:p>
    <w:p w14:paraId="4D2F1FC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destino = solicitud.UnidadDestino?.Trim().ToLowerInvariant();</w:t>
      </w:r>
    </w:p>
    <w:p w14:paraId="23E3D6A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(string.IsNullOrWhiteSpace(origen) || string.IsNullOrWhiteSpace(destino))</w:t>
      </w:r>
    </w:p>
    <w:p w14:paraId="76AEED6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2FD68AB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549489E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617AA98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39C64E4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"Las unidades de origen y destino son obligatorias.");</w:t>
      </w:r>
    </w:p>
    <w:p w14:paraId="07B5B00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602F5CF4" w14:textId="77777777" w:rsidR="00B65A91" w:rsidRDefault="00B65A91">
      <w:pPr>
        <w:spacing w:after="0" w:line="180" w:lineRule="auto"/>
      </w:pPr>
    </w:p>
    <w:p w14:paraId="140DD70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ValidarUnidad(magnitud, origen);</w:t>
      </w:r>
    </w:p>
    <w:p w14:paraId="71FE1D7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ValidarUnidad(magnitud, destino);</w:t>
      </w:r>
    </w:p>
    <w:p w14:paraId="3CBCA7AF" w14:textId="77777777" w:rsidR="00B65A91" w:rsidRDefault="00B65A91">
      <w:pPr>
        <w:spacing w:after="0" w:line="180" w:lineRule="auto"/>
      </w:pPr>
    </w:p>
    <w:p w14:paraId="2C79B56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valor = solicitud.Valor.Value;</w:t>
      </w:r>
    </w:p>
    <w:p w14:paraId="5431C9B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resultado = magnitud switch</w:t>
      </w:r>
    </w:p>
    <w:p w14:paraId="1513AD3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lastRenderedPageBreak/>
        <w:t xml:space="preserve">        {</w:t>
      </w:r>
    </w:p>
    <w:p w14:paraId="2EE92B5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Magnitud.Longitud =&gt; conversorLongitud.Convertir(</w:t>
      </w:r>
    </w:p>
    <w:p w14:paraId="423074F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valor, Enum.Parse&lt;UnidadLongitud&gt;(origen, </w:t>
      </w:r>
      <w:r>
        <w:rPr>
          <w:rFonts w:ascii="Consolas" w:hAnsi="Consolas" w:cs="Consolas"/>
          <w:sz w:val="16"/>
        </w:rPr>
        <w:t>true), Enum.Parse&lt;UnidadLongitud&gt;(destino, true)),</w:t>
      </w:r>
    </w:p>
    <w:p w14:paraId="5803B85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Magnitud.Masa =&gt; conversorMasa.Convertir(</w:t>
      </w:r>
    </w:p>
    <w:p w14:paraId="21C4AE1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valor, Enum.Parse&lt;UnidadMasa&gt;(origen, true), Enum.Parse&lt;UnidadMasa&gt;(destino, true)),</w:t>
      </w:r>
    </w:p>
    <w:p w14:paraId="1156735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Magnitud.Temperatura =&gt; conversorTempe</w:t>
      </w:r>
      <w:r>
        <w:rPr>
          <w:rFonts w:ascii="Consolas" w:hAnsi="Consolas" w:cs="Consolas"/>
          <w:sz w:val="16"/>
        </w:rPr>
        <w:t>ratura.Convertir(</w:t>
      </w:r>
    </w:p>
    <w:p w14:paraId="3C933D5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valor, Enum.Parse&lt;UnidadTemperatura&gt;(origen, true), Enum.Parse&lt;UnidadTemperatura&gt;(destino, true)),</w:t>
      </w:r>
    </w:p>
    <w:p w14:paraId="77A5656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_ =&gt; throw new InvalidOperationException("Magnitud no implementada.")</w:t>
      </w:r>
    </w:p>
    <w:p w14:paraId="1F2F499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};</w:t>
      </w:r>
    </w:p>
    <w:p w14:paraId="742678AC" w14:textId="77777777" w:rsidR="00B65A91" w:rsidRDefault="00B65A91">
      <w:pPr>
        <w:spacing w:after="0" w:line="180" w:lineRule="auto"/>
      </w:pPr>
    </w:p>
    <w:p w14:paraId="02F04A6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(!double.IsFinite(</w:t>
      </w:r>
      <w:r>
        <w:rPr>
          <w:rFonts w:ascii="Consolas" w:hAnsi="Consolas" w:cs="Consolas"/>
          <w:sz w:val="16"/>
        </w:rPr>
        <w:t>resultado))</w:t>
      </w:r>
    </w:p>
    <w:p w14:paraId="57625AA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733CBCB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ExcepcionApi(</w:t>
      </w:r>
    </w:p>
    <w:p w14:paraId="7C1FC51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StatusCodes.Status400BadRequest,</w:t>
      </w:r>
    </w:p>
    <w:p w14:paraId="69D8E7A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inválidos",</w:t>
      </w:r>
    </w:p>
    <w:p w14:paraId="413D06C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"El resultado no se puede representar como un número finito.");</w:t>
      </w:r>
    </w:p>
    <w:p w14:paraId="5D3AEBB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 w14:paraId="3870E3DB" w14:textId="77777777" w:rsidR="00B65A91" w:rsidRDefault="00B65A91">
      <w:pPr>
        <w:spacing w:after="0" w:line="180" w:lineRule="auto"/>
      </w:pPr>
    </w:p>
    <w:p w14:paraId="5DE21A6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redondeado = Math.Round(resultado, 6, MidpointRounding.AwayFromZero);</w:t>
      </w:r>
    </w:p>
    <w:p w14:paraId="461AE29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var mensaje = $"{Formatear(valor)} {origen} equivalen a {Formatear(redondeado)} {destino}";</w:t>
      </w:r>
    </w:p>
    <w:p w14:paraId="10729AA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 new ConversionRespuesta(true, magnitud.ToString().ToLowerIn</w:t>
      </w:r>
      <w:r>
        <w:rPr>
          <w:rFonts w:ascii="Consolas" w:hAnsi="Consolas" w:cs="Consolas"/>
          <w:sz w:val="16"/>
        </w:rPr>
        <w:t>variant(), valor, origen, destino, redondeado, mensaje);</w:t>
      </w:r>
    </w:p>
    <w:p w14:paraId="17A411E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C4F697E" w14:textId="77777777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bookmarkStart w:id="39" w:name="_Toc244043130"/>
      <w:r w:rsidRPr="00C74EA2">
        <w:rPr>
          <w:b/>
          <w:bCs/>
          <w:i w:val="0"/>
          <w:iCs w:val="0"/>
          <w:sz w:val="24"/>
          <w:szCs w:val="24"/>
        </w:rPr>
        <w:t>Tabla 4. Inicio y registro de servicios - Aplicacion.cs</w:t>
      </w:r>
      <w:bookmarkEnd w:id="39"/>
    </w:p>
    <w:p w14:paraId="5D8EBE7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Microsoft.AspNetCore.Mvc;</w:t>
      </w:r>
    </w:p>
    <w:p w14:paraId="482CF3A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WSConversionUnidades_DotNet_REST_GR09.Excepciones;</w:t>
      </w:r>
    </w:p>
    <w:p w14:paraId="7F8D32F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WSConversionUnidades_DotNet_REST_GR09.Mode</w:t>
      </w:r>
      <w:r>
        <w:rPr>
          <w:rFonts w:ascii="Consolas" w:hAnsi="Consolas" w:cs="Consolas"/>
          <w:sz w:val="16"/>
        </w:rPr>
        <w:t>los;</w:t>
      </w:r>
    </w:p>
    <w:p w14:paraId="66EA6A3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WSConversionUnidades_DotNet_REST_GR09.Modelos.Unidades;</w:t>
      </w:r>
    </w:p>
    <w:p w14:paraId="49F9399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WSConversionUnidades_DotNet_REST_GR09.Modelos.Utilidades;</w:t>
      </w:r>
    </w:p>
    <w:p w14:paraId="7924050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WSConversionUnidades_DotNet_REST_GR09.Seguridad;</w:t>
      </w:r>
    </w:p>
    <w:p w14:paraId="75E1412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using WSConversionUnidades_DotNet_REST_GR09.Servicios;</w:t>
      </w:r>
    </w:p>
    <w:p w14:paraId="5D8D086C" w14:textId="77777777" w:rsidR="00B65A91" w:rsidRDefault="00B65A91">
      <w:pPr>
        <w:spacing w:after="0" w:line="180" w:lineRule="auto"/>
      </w:pPr>
    </w:p>
    <w:p w14:paraId="06890B4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var configurad</w:t>
      </w:r>
      <w:r>
        <w:rPr>
          <w:rFonts w:ascii="Consolas" w:hAnsi="Consolas" w:cs="Consolas"/>
          <w:sz w:val="16"/>
        </w:rPr>
        <w:t>or = WebApplication.CreateBuilder(args);</w:t>
      </w:r>
    </w:p>
    <w:p w14:paraId="52834A4F" w14:textId="77777777" w:rsidR="00B65A91" w:rsidRDefault="00B65A91">
      <w:pPr>
        <w:spacing w:after="0" w:line="180" w:lineRule="auto"/>
      </w:pPr>
    </w:p>
    <w:p w14:paraId="11C6A18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configurador.WebHost.UseUrls(configurador.Configuration["Servidor:Url"] ?? "http://127.0.0.1:19082");</w:t>
      </w:r>
    </w:p>
    <w:p w14:paraId="0C2F6FF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configurador.Services.AddOpenApi();</w:t>
      </w:r>
    </w:p>
    <w:p w14:paraId="12E6375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</w:t>
      </w:r>
    </w:p>
    <w:p w14:paraId="24E690D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.AddControllers()</w:t>
      </w:r>
    </w:p>
    <w:p w14:paraId="3C4FB92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.ConfigureApiBehaviorOptions</w:t>
      </w:r>
      <w:r>
        <w:rPr>
          <w:rFonts w:ascii="Consolas" w:hAnsi="Consolas" w:cs="Consolas"/>
          <w:sz w:val="16"/>
        </w:rPr>
        <w:t>(opciones =&gt;</w:t>
      </w:r>
    </w:p>
    <w:p w14:paraId="597F3C0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012F969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opciones.InvalidModelStateResponseFactory = contexto =&gt;</w:t>
      </w:r>
    </w:p>
    <w:p w14:paraId="19B1E15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{</w:t>
      </w:r>
    </w:p>
    <w:p w14:paraId="581EE4C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var detalle = string.Join("; ", contexto.ModelState.Values</w:t>
      </w:r>
    </w:p>
    <w:p w14:paraId="343B9CA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.SelectMany(estado =&gt; estado.Errors)</w:t>
      </w:r>
    </w:p>
    <w:p w14:paraId="6DF528C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.Select(error =&gt; string.IsNullOrWhiteSpace(error.ErrorMessage)</w:t>
      </w:r>
    </w:p>
    <w:p w14:paraId="712A350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? "El formato de la solicitud no es válido."</w:t>
      </w:r>
    </w:p>
    <w:p w14:paraId="7B414C8B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: error.ErrorMessage));</w:t>
      </w:r>
    </w:p>
    <w:p w14:paraId="13226C35" w14:textId="77777777" w:rsidR="00B65A91" w:rsidRDefault="00B65A91">
      <w:pPr>
        <w:spacing w:after="0" w:line="180" w:lineRule="auto"/>
      </w:pPr>
    </w:p>
    <w:p w14:paraId="2A9DDC8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var respuesta = new ErrorRespuesta(</w:t>
      </w:r>
    </w:p>
    <w:p w14:paraId="05223ED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false,</w:t>
      </w:r>
    </w:p>
    <w:p w14:paraId="0DD1E4D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lastRenderedPageBreak/>
        <w:t xml:space="preserve">                StatusCodes.Status400BadRequest,</w:t>
      </w:r>
    </w:p>
    <w:p w14:paraId="48442BE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"Datos inv</w:t>
      </w:r>
      <w:r>
        <w:rPr>
          <w:rFonts w:ascii="Consolas" w:hAnsi="Consolas" w:cs="Consolas"/>
          <w:sz w:val="16"/>
        </w:rPr>
        <w:t>álidos",</w:t>
      </w:r>
    </w:p>
    <w:p w14:paraId="7A54E7B3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detalle,</w:t>
      </w:r>
    </w:p>
    <w:p w14:paraId="2649B35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contexto.HttpContext.Request.Path,</w:t>
      </w:r>
    </w:p>
    <w:p w14:paraId="7472E20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DateTimeOffset.UtcNow);</w:t>
      </w:r>
    </w:p>
    <w:p w14:paraId="76553DC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BadRequestObjectResult(respuesta);</w:t>
      </w:r>
    </w:p>
    <w:p w14:paraId="3F30714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};</w:t>
      </w:r>
    </w:p>
    <w:p w14:paraId="4076BD9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});</w:t>
      </w:r>
    </w:p>
    <w:p w14:paraId="2653E29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configurador.Services.AddSingleton&lt;AdministradorTokens</w:t>
      </w:r>
      <w:r>
        <w:rPr>
          <w:rFonts w:ascii="Consolas" w:hAnsi="Consolas" w:cs="Consolas"/>
          <w:sz w:val="16"/>
        </w:rPr>
        <w:t>&gt;();</w:t>
      </w:r>
    </w:p>
    <w:p w14:paraId="7B2845B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configurador.Services.AddSingleton&lt;ServicioAutenticacion&gt;();</w:t>
      </w:r>
    </w:p>
    <w:p w14:paraId="53078AA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configurador.Services.AddSingleton&lt;ServicioCatalogo&gt;();</w:t>
      </w:r>
    </w:p>
    <w:p w14:paraId="635EBDD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configurador.Services.AddSingleton&lt;IConversor&lt;UnidadLongitud&gt;, ConversorLongitud&gt;();</w:t>
      </w:r>
    </w:p>
    <w:p w14:paraId="44A6FD5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</w:t>
      </w:r>
      <w:r>
        <w:rPr>
          <w:rFonts w:ascii="Consolas" w:hAnsi="Consolas" w:cs="Consolas"/>
          <w:sz w:val="16"/>
        </w:rPr>
        <w:t>dadMasa&gt;, ConversorMasa&gt;();</w:t>
      </w:r>
    </w:p>
    <w:p w14:paraId="55529B1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configurador.Services.AddSingleton&lt;IConversor&lt;UnidadTemperatura&gt;, ConversorTemperatura&gt;();</w:t>
      </w:r>
    </w:p>
    <w:p w14:paraId="5D14DE6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configurador.Services.AddSingleton&lt;ServicioConversion&gt;();</w:t>
      </w:r>
    </w:p>
    <w:p w14:paraId="04A50AD6" w14:textId="77777777" w:rsidR="00B65A91" w:rsidRDefault="00B65A91">
      <w:pPr>
        <w:spacing w:after="0" w:line="180" w:lineRule="auto"/>
      </w:pPr>
    </w:p>
    <w:p w14:paraId="4A9D590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var aplicacion = configurador.Build();</w:t>
      </w:r>
    </w:p>
    <w:p w14:paraId="116E5976" w14:textId="77777777" w:rsidR="00B65A91" w:rsidRDefault="00B65A91">
      <w:pPr>
        <w:spacing w:after="0" w:line="180" w:lineRule="auto"/>
      </w:pPr>
    </w:p>
    <w:p w14:paraId="516AC282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aplicacion.UseStatusCodePages(async co</w:t>
      </w:r>
      <w:r>
        <w:rPr>
          <w:rFonts w:ascii="Consolas" w:hAnsi="Consolas" w:cs="Consolas"/>
          <w:sz w:val="16"/>
        </w:rPr>
        <w:t>ntexto =&gt;</w:t>
      </w:r>
    </w:p>
    <w:p w14:paraId="07B4C96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{</w:t>
      </w:r>
    </w:p>
    <w:p w14:paraId="3D9E1AA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if (contexto.HttpContext.Response.StatusCode != StatusCodes.Status404NotFound)</w:t>
      </w:r>
    </w:p>
    <w:p w14:paraId="75723E87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{</w:t>
      </w:r>
    </w:p>
    <w:p w14:paraId="3AD5BF86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return;</w:t>
      </w:r>
    </w:p>
    <w:p w14:paraId="3521428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580246DA" w14:textId="77777777" w:rsidR="00B65A91" w:rsidRDefault="00B65A91">
      <w:pPr>
        <w:spacing w:after="0" w:line="180" w:lineRule="auto"/>
      </w:pPr>
    </w:p>
    <w:p w14:paraId="6A65052A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contexto.HttpContext.Response.ContentType = "application/json; charset=utf-8";</w:t>
      </w:r>
    </w:p>
    <w:p w14:paraId="408412A5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await contexto.HttpContext.Response.WriteAsJsonAsync(new ErrorRespuesta(</w:t>
      </w:r>
    </w:p>
    <w:p w14:paraId="25CC1D7C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false,</w:t>
      </w:r>
    </w:p>
    <w:p w14:paraId="2293D3D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StatusCodes.Status404NotFound,</w:t>
      </w:r>
    </w:p>
    <w:p w14:paraId="1C32EF5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"Recurso no encontrado",</w:t>
      </w:r>
    </w:p>
    <w:p w14:paraId="6914CFB1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$</w:t>
      </w:r>
      <w:r>
        <w:rPr>
          <w:rFonts w:ascii="Consolas" w:hAnsi="Consolas" w:cs="Consolas"/>
          <w:sz w:val="16"/>
        </w:rPr>
        <w:t>"La ruta solicitada no existe: {contexto.HttpContext.Request.Path}",</w:t>
      </w:r>
    </w:p>
    <w:p w14:paraId="5E70B980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contexto.HttpContext.Request.Path,</w:t>
      </w:r>
    </w:p>
    <w:p w14:paraId="25895B8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DateTimeOffset.UtcNow));</w:t>
      </w:r>
    </w:p>
    <w:p w14:paraId="21897029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});</w:t>
      </w:r>
    </w:p>
    <w:p w14:paraId="30A0A31F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aplicacion.UseMiddleware&lt;MiddlewareErrores&gt;();</w:t>
      </w:r>
    </w:p>
    <w:p w14:paraId="1D9EA804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aplicacion.UseMiddleware&lt;MiddlewareToken&gt;();</w:t>
      </w:r>
    </w:p>
    <w:p w14:paraId="6AA06D6E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aplicacion.MapO</w:t>
      </w:r>
      <w:r>
        <w:rPr>
          <w:rFonts w:ascii="Consolas" w:hAnsi="Consolas" w:cs="Consolas"/>
          <w:sz w:val="16"/>
        </w:rPr>
        <w:t>penApi();</w:t>
      </w:r>
    </w:p>
    <w:p w14:paraId="2792F5D8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aplicacion.MapControllers();</w:t>
      </w:r>
    </w:p>
    <w:p w14:paraId="4BEE33FD" w14:textId="77777777" w:rsidR="00B65A91" w:rsidRDefault="00847490">
      <w:pPr>
        <w:spacing w:after="0" w:line="180" w:lineRule="auto"/>
      </w:pPr>
      <w:r>
        <w:rPr>
          <w:rFonts w:ascii="Consolas" w:hAnsi="Consolas" w:cs="Consolas"/>
          <w:sz w:val="16"/>
        </w:rPr>
        <w:t>aplicacion.Run();</w:t>
      </w:r>
    </w:p>
    <w:p w14:paraId="0C4D468F" w14:textId="77777777" w:rsidR="00A64875" w:rsidRDefault="000D7AA2">
      <w:pPr>
        <w:pStyle w:val="Ttulo3"/>
      </w:pPr>
      <w:bookmarkStart w:id="40" w:name="_Toc244043049"/>
      <w:r>
        <w:t>CREACIÓN DE SERVICIO</w:t>
      </w:r>
      <w:bookmarkEnd w:id="40"/>
    </w:p>
    <w:p w14:paraId="0B9880AB" w14:textId="77777777" w:rsidR="00A64875" w:rsidRDefault="000D7AA2">
      <w:pPr>
        <w:spacing w:before="240" w:after="240"/>
      </w:pPr>
      <w:r>
        <w:t>La capa de servicios valida los datos y delega las fórmulas en ConversorLongitud, ConversorMasa y ConversorTemperatura. Las enumeraciones representan las unidades aceptadas; no existe acceso a una base de datos.</w:t>
      </w:r>
    </w:p>
    <w:p w14:paraId="748CD3BE" w14:textId="77777777" w:rsidR="00A64875" w:rsidRDefault="000D7AA2">
      <w:pPr>
        <w:spacing w:before="240" w:after="240"/>
      </w:pPr>
      <w:r>
        <w:rPr>
          <w:b/>
          <w:bCs/>
        </w:rPr>
        <w:t>Las credenciales exactas son Monster / Monster9. El token dura 10 minutos; las conversiones y el cierre de sesión requieren Authorization: Bearer &lt;token&gt; o X-Auth-Token. POST /api/auth/logout revoca el token. La autenticación y los tokens permanecen en memoria.</w:t>
      </w:r>
    </w:p>
    <w:p w14:paraId="59A425FE" w14:textId="77777777" w:rsidR="00A64875" w:rsidRDefault="000D7AA2">
      <w:pPr>
        <w:spacing w:before="240" w:after="240"/>
      </w:pPr>
      <w:r>
        <w:rPr>
          <w:b/>
          <w:bCs/>
        </w:rPr>
        <w:lastRenderedPageBreak/>
        <w:t>IConversor&lt;TUnidad&gt; define Convertir. El catálogo actual admite siete unidades de longitud, siete de masa y seis de temperatura. Las enumeraciones y los conversores del servidor fijan los códigos y las fórmulas admitidos.</w:t>
      </w:r>
    </w:p>
    <w:p w14:paraId="095278C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  <w:rPr>
          <w:i/>
          <w:iCs/>
          <w:color w:val="1F497D"/>
          <w:sz w:val="18"/>
          <w:szCs w:val="18"/>
        </w:rPr>
      </w:pPr>
      <w:bookmarkStart w:id="41" w:name="_wwo2lfpw13yx" w:colFirst="0" w:colLast="0"/>
      <w:bookmarkEnd w:id="41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Servicios y conversores IConversor&lt;TUnidad&gt;</w:t>
      </w:r>
    </w:p>
    <w:p w14:paraId="3BF085FF" w14:textId="77777777" w:rsidR="00A64875" w:rsidRDefault="000D7AA2">
      <w:pPr>
        <w:pStyle w:val="Ttulo4"/>
      </w:pPr>
      <w:bookmarkStart w:id="42" w:name="_Toc244043092"/>
      <w:r>
        <w:t>Figura 17. Servicios y conversores IConversor&lt;TUnidad&gt;</w:t>
      </w:r>
      <w:bookmarkEnd w:id="42"/>
    </w:p>
    <w:p w14:paraId="15514C59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AEABB76" w14:textId="77777777" w:rsidR="00A64875" w:rsidRDefault="000D7AA2">
      <w:pPr>
        <w:pStyle w:val="Ttulo5"/>
      </w:pPr>
      <w:bookmarkStart w:id="43" w:name="_Toc244043131"/>
      <w:r>
        <w:lastRenderedPageBreak/>
        <w:t>Tabla 5. ConversorLongitud.cs e IConversor&lt;UnidadLongitud&gt;</w:t>
      </w:r>
      <w:bookmarkEnd w:id="43"/>
      <w:r>
        <w:t xml:space="preserve"> 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9A8A445" w14:textId="77777777">
        <w:tc>
          <w:tcPr>
            <w:tcW w:w="8494" w:type="dxa"/>
            <w:shd w:val="clear" w:color="auto" w:fill="D9D9D9"/>
          </w:tcPr>
          <w:p w14:paraId="4A26827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WSConversionUnidades_DotNet_REST_GR09.Modelos.Unidades;</w:t>
            </w:r>
          </w:p>
          <w:p w14:paraId="426919E1" w14:textId="77777777" w:rsidR="00B65A91" w:rsidRDefault="00B65A91">
            <w:pPr>
              <w:spacing w:line="180" w:lineRule="auto"/>
            </w:pPr>
          </w:p>
          <w:p w14:paraId="55129B1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WSConversionUnidades_DotNet_REST_GR09.Modelos.Utilidades;</w:t>
            </w:r>
          </w:p>
          <w:p w14:paraId="45D58139" w14:textId="77777777" w:rsidR="00B65A91" w:rsidRDefault="00B65A91">
            <w:pPr>
              <w:spacing w:line="180" w:lineRule="auto"/>
            </w:pPr>
          </w:p>
          <w:p w14:paraId="2ACB51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ConversorLongitud : IConversor&lt;UnidadLongitud&gt;</w:t>
            </w:r>
          </w:p>
          <w:p w14:paraId="550E2D7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1BF3221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</w:t>
            </w:r>
            <w:r>
              <w:rPr>
                <w:rFonts w:ascii="Consolas" w:hAnsi="Consolas" w:cs="Consolas"/>
                <w:sz w:val="16"/>
              </w:rPr>
              <w:t>(double valor, UnidadLongitud unidadOrigen, UnidadLongitud unidadDestino) =&gt;</w:t>
            </w:r>
          </w:p>
          <w:p w14:paraId="596EDF5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valor * Factor(unidadOrigen) / Factor(unidadDestino);</w:t>
            </w:r>
          </w:p>
          <w:p w14:paraId="0D7AB512" w14:textId="77777777" w:rsidR="00B65A91" w:rsidRDefault="00B65A91">
            <w:pPr>
              <w:spacing w:line="180" w:lineRule="auto"/>
            </w:pPr>
          </w:p>
          <w:p w14:paraId="37812A5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double Factor(UnidadLongitud unidad) =&gt; unidad switch</w:t>
            </w:r>
          </w:p>
          <w:p w14:paraId="7141106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6820563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UnidadLongitud.Milimetros =&gt; </w:t>
            </w:r>
            <w:r>
              <w:rPr>
                <w:rFonts w:ascii="Consolas" w:hAnsi="Consolas" w:cs="Consolas"/>
                <w:sz w:val="16"/>
              </w:rPr>
              <w:t>0.001,</w:t>
            </w:r>
          </w:p>
          <w:p w14:paraId="3B97E7A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UnidadLongitud.Centimetros =&gt; 0.01,</w:t>
            </w:r>
          </w:p>
          <w:p w14:paraId="4D9FA91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UnidadLongitud.Metros =&gt; 1,</w:t>
            </w:r>
          </w:p>
          <w:p w14:paraId="0125ED7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UnidadLongitud.Kilometros =&gt; 1000,</w:t>
            </w:r>
          </w:p>
          <w:p w14:paraId="27146EA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UnidadLongitud.Pies =&gt; 0.3048,</w:t>
            </w:r>
          </w:p>
          <w:p w14:paraId="55E52CB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UnidadLongitud.Yardas =&gt; 0.9144,</w:t>
            </w:r>
          </w:p>
          <w:p w14:paraId="53F17B7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UnidadLongitud.Millas =&gt; 1609.344,</w:t>
            </w:r>
          </w:p>
          <w:p w14:paraId="7219E2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</w:t>
            </w:r>
            <w:r>
              <w:rPr>
                <w:rFonts w:ascii="Consolas" w:hAnsi="Consolas" w:cs="Consolas"/>
                <w:sz w:val="16"/>
              </w:rPr>
              <w:t xml:space="preserve">     _ =&gt; throw new ArgumentOutOfRangeException(nameof(unidad))</w:t>
            </w:r>
          </w:p>
          <w:p w14:paraId="661F1EF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52F344F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35B2D949" w14:textId="77777777" w:rsidR="00A64875" w:rsidRDefault="000D7AA2">
      <w:pPr>
        <w:pStyle w:val="Ttulo5"/>
      </w:pPr>
      <w:bookmarkStart w:id="44" w:name="_Toc244043132"/>
      <w:r>
        <w:t>Tabla 6. ConversorMasa.cs e IConversor&lt;UnidadMasa&gt;</w:t>
      </w:r>
      <w:bookmarkEnd w:id="44"/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0DBEE40A" w14:textId="77777777">
        <w:tc>
          <w:tcPr>
            <w:tcW w:w="8494" w:type="dxa"/>
            <w:shd w:val="clear" w:color="auto" w:fill="D9D9D9"/>
          </w:tcPr>
          <w:p w14:paraId="2946A6C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WSConversionUnidades_DotNet_REST_GR09.Modelos.Unidades;</w:t>
            </w:r>
          </w:p>
          <w:p w14:paraId="1678F14B" w14:textId="77777777" w:rsidR="00B65A91" w:rsidRDefault="00B65A91">
            <w:pPr>
              <w:spacing w:line="180" w:lineRule="auto"/>
            </w:pPr>
          </w:p>
          <w:p w14:paraId="38CD8B4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WSConversionUnidades_DotNet_REST_GR09.Modelos.Utilidades;</w:t>
            </w:r>
          </w:p>
          <w:p w14:paraId="40653C79" w14:textId="77777777" w:rsidR="00B65A91" w:rsidRDefault="00B65A91">
            <w:pPr>
              <w:spacing w:line="180" w:lineRule="auto"/>
            </w:pPr>
          </w:p>
          <w:p w14:paraId="06CDB65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ConversorMasa : IConversor&lt;UnidadMasa&gt;</w:t>
            </w:r>
          </w:p>
          <w:p w14:paraId="1CD8ECE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{</w:t>
            </w:r>
          </w:p>
          <w:p w14:paraId="4905A78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Convertir(double valor, UnidadMasa unidadOrigen, UnidadMasa unidadDestino) =&gt;</w:t>
            </w:r>
          </w:p>
          <w:p w14:paraId="78F8835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valor * Factor(unidadO</w:t>
            </w:r>
            <w:r>
              <w:rPr>
                <w:rFonts w:ascii="Consolas" w:hAnsi="Consolas" w:cs="Consolas"/>
                <w:sz w:val="16"/>
              </w:rPr>
              <w:t>rigen) / Factor(unidadDestino);</w:t>
            </w:r>
          </w:p>
          <w:p w14:paraId="70D37B44" w14:textId="77777777" w:rsidR="00B65A91" w:rsidRDefault="00B65A91">
            <w:pPr>
              <w:spacing w:line="180" w:lineRule="auto"/>
            </w:pPr>
          </w:p>
          <w:p w14:paraId="7C2CD7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double Factor(UnidadMasa unidad) =&gt; unidad switch</w:t>
            </w:r>
          </w:p>
          <w:p w14:paraId="5F6026F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06C4D5C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UnidadMasa.Miligramos =&gt; 0.000001,</w:t>
            </w:r>
          </w:p>
          <w:p w14:paraId="484A4EF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UnidadMasa.Gramos =&gt; 0.001,</w:t>
            </w:r>
          </w:p>
          <w:p w14:paraId="65C5515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UnidadMasa.Kilogramos =&gt; 1,</w:t>
            </w:r>
          </w:p>
          <w:p w14:paraId="5DCE8C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UnidadMasa.Toneladas =&gt; 1</w:t>
            </w:r>
            <w:r>
              <w:rPr>
                <w:rFonts w:ascii="Consolas" w:hAnsi="Consolas" w:cs="Consolas"/>
                <w:sz w:val="16"/>
              </w:rPr>
              <w:t>000,</w:t>
            </w:r>
          </w:p>
          <w:p w14:paraId="57EF6F7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UnidadMasa.Onzas =&gt; 0.028349523125,</w:t>
            </w:r>
          </w:p>
          <w:p w14:paraId="179532C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UnidadMasa.Libras =&gt; 0.45359237,</w:t>
            </w:r>
          </w:p>
          <w:p w14:paraId="51CAD03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UnidadMasa.Quintales =&gt; 100,</w:t>
            </w:r>
          </w:p>
          <w:p w14:paraId="6CA3B85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 =&gt; throw new ArgumentOutOfRangeException(nameof(unidad))</w:t>
            </w:r>
          </w:p>
          <w:p w14:paraId="5FE37E9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 w14:paraId="357CBF2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6F3EFA12" w14:textId="77777777" w:rsidR="00A64875" w:rsidRDefault="000D7AA2">
      <w:pPr>
        <w:pStyle w:val="Ttulo5"/>
      </w:pPr>
      <w:bookmarkStart w:id="45" w:name="_Toc244043133"/>
      <w:r>
        <w:lastRenderedPageBreak/>
        <w:t>Tabla 7. ConversorTemperatura.cs e IConversor&lt;UnidadTemperatura&gt;</w:t>
      </w:r>
      <w:bookmarkEnd w:id="45"/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0D4EC892" w14:textId="77777777">
        <w:tc>
          <w:tcPr>
            <w:tcW w:w="8494" w:type="dxa"/>
            <w:shd w:val="clear" w:color="auto" w:fill="D9D9D9"/>
          </w:tcPr>
          <w:p w14:paraId="5E0C655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WSConversionUnidades_DotNet_REST_GR09.Modelos.Unidades;</w:t>
            </w:r>
          </w:p>
          <w:p w14:paraId="1C98D4E3" w14:textId="77777777" w:rsidR="00B65A91" w:rsidRDefault="00B65A91">
            <w:pPr>
              <w:spacing w:line="180" w:lineRule="auto"/>
            </w:pPr>
          </w:p>
          <w:p w14:paraId="2E2BBBD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WSConversionUnidades_DotNet_REST_GR09.Mod</w:t>
            </w:r>
            <w:r>
              <w:rPr>
                <w:rFonts w:ascii="Consolas" w:hAnsi="Consolas" w:cs="Consolas"/>
                <w:sz w:val="16"/>
              </w:rPr>
              <w:t>elos.Utilidades;</w:t>
            </w:r>
          </w:p>
          <w:p w14:paraId="5ED2FE5A" w14:textId="77777777" w:rsidR="00B65A91" w:rsidRDefault="00B65A91">
            <w:pPr>
              <w:spacing w:line="180" w:lineRule="auto"/>
            </w:pPr>
          </w:p>
          <w:p w14:paraId="5F74A03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ConversorTemperatura : IConversor&lt;UnidadTemperatura&gt;</w:t>
            </w:r>
          </w:p>
          <w:p w14:paraId="1832DF1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72A5DE1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Convertir(double valor, UnidadTemperatura origen, UnidadTemperatura destino)</w:t>
            </w:r>
          </w:p>
          <w:p w14:paraId="6045AC3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6BEC72B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celsius = origen switch</w:t>
            </w:r>
          </w:p>
          <w:p w14:paraId="68F92A1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9D1D31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</w:t>
            </w:r>
            <w:r>
              <w:rPr>
                <w:rFonts w:ascii="Consolas" w:hAnsi="Consolas" w:cs="Consolas"/>
                <w:sz w:val="16"/>
              </w:rPr>
              <w:t>adTemperatura.Celsius =&gt; valor,</w:t>
            </w:r>
          </w:p>
          <w:p w14:paraId="419BB51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UnidadTemperatura.Fahrenheit =&gt; (valor - 32d) * 5d / 9d,</w:t>
            </w:r>
          </w:p>
          <w:p w14:paraId="0D7EA20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UnidadTemperatura.Kelvin =&gt; valor - 273.15d,</w:t>
            </w:r>
          </w:p>
          <w:p w14:paraId="4E1B81C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UnidadTemperatura.Newton =&gt; valor * 100d / 33d,</w:t>
            </w:r>
          </w:p>
          <w:p w14:paraId="104E537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UnidadTemperatura.Reaumur =&gt; valor * 5d / 4d,</w:t>
            </w:r>
          </w:p>
          <w:p w14:paraId="27E58B9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UnidadTemperatura.Rankine =&gt; valor * 5d / 9d - 273.15d,</w:t>
            </w:r>
          </w:p>
          <w:p w14:paraId="2C2A28D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 =&gt; throw new ArgumentOutOfRangeException(nameof(origen))</w:t>
            </w:r>
          </w:p>
          <w:p w14:paraId="686E281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 w14:paraId="65049541" w14:textId="77777777" w:rsidR="00B65A91" w:rsidRDefault="00B65A91">
            <w:pPr>
              <w:spacing w:line="180" w:lineRule="auto"/>
            </w:pPr>
          </w:p>
          <w:p w14:paraId="7BDEC07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destino switch</w:t>
            </w:r>
          </w:p>
          <w:p w14:paraId="2B8A9DF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7FDB465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UnidadTemperatura.Celsius =&gt; celsius,</w:t>
            </w:r>
          </w:p>
          <w:p w14:paraId="1A25DB6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UnidadTemperatura.Fahrenheit =&gt; celsius * 9d / 5d + 32d,</w:t>
            </w:r>
          </w:p>
          <w:p w14:paraId="395FFFC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UnidadTemperatura.Kelvin =&gt; celsius + 273.15d,</w:t>
            </w:r>
          </w:p>
          <w:p w14:paraId="32E42F9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</w:t>
            </w:r>
            <w:r>
              <w:rPr>
                <w:rFonts w:ascii="Consolas" w:hAnsi="Consolas" w:cs="Consolas"/>
                <w:sz w:val="16"/>
              </w:rPr>
              <w:t>tura.Newton =&gt; celsius * 33d / 100d,</w:t>
            </w:r>
          </w:p>
          <w:p w14:paraId="7702737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UnidadTemperatura.Reaumur =&gt; celsius * 4d / 5d,</w:t>
            </w:r>
          </w:p>
          <w:p w14:paraId="3414A49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UnidadTemperatura.Rankine =&gt; (celsius + 273.15d) * 9d / 5d,</w:t>
            </w:r>
          </w:p>
          <w:p w14:paraId="16FB71E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 =&gt; throw new ArgumentOutOfRangeException(nameof(destino))</w:t>
            </w:r>
          </w:p>
          <w:p w14:paraId="474D691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 w14:paraId="7FC627D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</w:t>
            </w:r>
            <w:r>
              <w:rPr>
                <w:rFonts w:ascii="Consolas" w:hAnsi="Consolas" w:cs="Consolas"/>
                <w:sz w:val="16"/>
              </w:rPr>
              <w:t>}</w:t>
            </w:r>
          </w:p>
          <w:p w14:paraId="6FF4618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22715000" w14:textId="77777777" w:rsidR="00A64875" w:rsidRDefault="00A6487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46" w:name="_bc94b3siixpn" w:colFirst="0" w:colLast="0"/>
      <w:bookmarkEnd w:id="46"/>
    </w:p>
    <w:p w14:paraId="7016C3FF" w14:textId="77777777" w:rsidR="00735E2A" w:rsidRDefault="00735E2A">
      <w:pPr>
        <w:pStyle w:val="Ttulo2"/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346A1017" w14:textId="77777777" w:rsidR="00A64875" w:rsidRDefault="000D7AA2">
      <w:pPr>
        <w:pStyle w:val="Ttulo2"/>
      </w:pPr>
      <w:bookmarkStart w:id="47" w:name="_Toc244043050"/>
      <w:r>
        <w:lastRenderedPageBreak/>
        <w:t>PRUEBAS DE LOS SERVICIOS</w:t>
      </w:r>
      <w:bookmarkEnd w:id="47"/>
    </w:p>
    <w:p w14:paraId="63F7FEF8" w14:textId="77777777" w:rsidR="00A64875" w:rsidRDefault="000D7AA2" w:rsidP="00735E2A">
      <w:pPr>
        <w:spacing w:before="0" w:after="0" w:line="240" w:lineRule="auto"/>
      </w:pPr>
      <w:r>
        <w:t>Desde la raíz, carga . .\ConfigurarEntornoDotNet.ps1 y ejecuta .\04. SERVIDOR\IniciarServidor.ps1. La API escucha en http://127.0.0.1:19082; revisa /api/salud y /openapi/v1.json antes de iniciar un cliente.</w:t>
      </w:r>
    </w:p>
    <w:p w14:paraId="3BFD6E46" w14:textId="77777777" w:rsidR="00A64875" w:rsidRDefault="000D7AA2" w:rsidP="00735E2A">
      <w:pPr>
        <w:spacing w:before="0" w:after="0" w:line="240" w:lineRule="auto"/>
      </w:pPr>
      <w:r>
        <w:t>ASP.NET Core publica GET /api/salud, GET /api/catalogo, POST /api/auth/login, POST /api/auth/logout y POST /api/conversiones/{magnitud}. Las solicitudes y respuestas usan JSON camelCase y OpenAPI está en /openapi/v1.json.</w:t>
      </w:r>
    </w:p>
    <w:p w14:paraId="047C48C7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Las credenciales exactas son Monster / Monster9. El token dura 10 minutos; las conversiones y el cierre de sesión requieren Authorization: Bearer &lt;token&gt; o X-Auth-Token. POST /api/auth/logout revoca el token. La autenticación y los tokens permanecen en memoria.</w:t>
      </w:r>
    </w:p>
    <w:p w14:paraId="2F00A980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Longitud: milímetros, centímetros, metros, kilómetros, pies, yardas y millas. El servidor transforma unidades mediante factores y valida el resultado finito.</w:t>
      </w:r>
    </w:p>
    <w:p w14:paraId="4773579C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Masa: miligramos, gramos, kilogramos, toneladas, onzas, libras y quintales. El servicio rechaza masa negativa y unidades no reconocidas.</w:t>
      </w:r>
    </w:p>
    <w:p w14:paraId="2EF4D9C8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r>
        <w:t>Temperatura: Celsius, Fahrenheit, Kelvin, Rankine, Newton y Réaumur. Las fórmulas se centralizan en ConversorTemperatura; las vistas presentan el resultado según su código actual.</w:t>
      </w:r>
    </w:p>
    <w:p w14:paraId="0253ACE5" w14:textId="77777777" w:rsidR="00A64875" w:rsidRDefault="000D7AA2" w:rsidP="00735E2A">
      <w:pPr>
        <w:spacing w:before="0" w:after="0" w:line="240" w:lineRule="auto"/>
      </w:pPr>
      <w:r>
        <w:t>Con el servidor activo, autentícate con Monster / Monster9 y registra una conversión por magnitud. Incluye valores, unidades y respuesta del servicio. Estas capturas quedan pendientes para completarse con la ejecución real.</w:t>
      </w:r>
    </w:p>
    <w:p w14:paraId="5F1C7B7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003" w:after="1003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OpenAPI de ASP.NET Core con rutas HTTP y modelos JSON.</w:t>
      </w:r>
    </w:p>
    <w:p w14:paraId="62BA9AB8" w14:textId="77777777" w:rsidR="00A64875" w:rsidRDefault="000D7AA2">
      <w:pPr>
        <w:pStyle w:val="Ttulo4"/>
      </w:pPr>
      <w:bookmarkStart w:id="48" w:name="_Toc244043093"/>
      <w:r>
        <w:t>Figura 18. OpenAPI de ASP.NET Core con rutas HTTP y modelos JSON.</w:t>
      </w:r>
      <w:bookmarkEnd w:id="48"/>
    </w:p>
    <w:p w14:paraId="2BCE5EA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394" w:after="1394" w:line="240" w:lineRule="exact"/>
        <w:jc w:val="center"/>
        <w:rPr>
          <w:i/>
          <w:iCs/>
          <w:color w:val="1F497D"/>
          <w:sz w:val="18"/>
          <w:szCs w:val="18"/>
        </w:rPr>
      </w:pPr>
      <w:bookmarkStart w:id="49" w:name="_za6mirwyhgzz" w:colFirst="0" w:colLast="0"/>
      <w:bookmarkEnd w:id="49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1: Login.</w:t>
      </w:r>
    </w:p>
    <w:p w14:paraId="2713313F" w14:textId="77777777" w:rsidR="00A64875" w:rsidRDefault="000D7AA2">
      <w:pPr>
        <w:pStyle w:val="Ttulo4"/>
      </w:pPr>
      <w:bookmarkStart w:id="50" w:name="_Toc244043094"/>
      <w:r>
        <w:t>Figura 19. Prueba 1: Login.</w:t>
      </w:r>
      <w:bookmarkEnd w:id="50"/>
    </w:p>
    <w:p w14:paraId="26551747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632" w:after="1632" w:line="240" w:lineRule="exact"/>
        <w:jc w:val="center"/>
        <w:rPr>
          <w:i/>
          <w:iCs/>
          <w:color w:val="1F497D"/>
          <w:sz w:val="18"/>
          <w:szCs w:val="18"/>
        </w:rPr>
      </w:pPr>
      <w:bookmarkStart w:id="51" w:name="_dwwvpfsulqez" w:colFirst="0" w:colLast="0"/>
      <w:bookmarkEnd w:id="51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2: Conversor de Longitud.</w:t>
      </w:r>
    </w:p>
    <w:p w14:paraId="296ACD05" w14:textId="77777777" w:rsidR="00A64875" w:rsidRDefault="000D7AA2">
      <w:pPr>
        <w:pStyle w:val="Ttulo4"/>
      </w:pPr>
      <w:bookmarkStart w:id="52" w:name="_Toc244043095"/>
      <w:r>
        <w:t>Figura 20. Prueba 2: Conversor de Longitud.</w:t>
      </w:r>
      <w:bookmarkEnd w:id="52"/>
    </w:p>
    <w:p w14:paraId="01480493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785" w:after="1785" w:line="240" w:lineRule="exact"/>
        <w:jc w:val="center"/>
        <w:rPr>
          <w:i/>
          <w:iCs/>
          <w:color w:val="1F497D"/>
          <w:sz w:val="18"/>
          <w:szCs w:val="18"/>
        </w:rPr>
      </w:pPr>
      <w:bookmarkStart w:id="53" w:name="_x916l42kj9uv" w:colFirst="0" w:colLast="0"/>
      <w:bookmarkEnd w:id="53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Prueba 3: Conversor de masa.</w:t>
      </w:r>
    </w:p>
    <w:p w14:paraId="42E42104" w14:textId="77777777" w:rsidR="00A64875" w:rsidRDefault="000D7AA2">
      <w:pPr>
        <w:pStyle w:val="Ttulo4"/>
      </w:pPr>
      <w:bookmarkStart w:id="54" w:name="_Toc244043096"/>
      <w:r>
        <w:t>Figura 21. Prueba 3: Conversor de masa.</w:t>
      </w:r>
      <w:bookmarkEnd w:id="54"/>
    </w:p>
    <w:p w14:paraId="44D37756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690" w:after="1690" w:line="240" w:lineRule="exact"/>
        <w:jc w:val="center"/>
        <w:rPr>
          <w:i/>
          <w:iCs/>
          <w:color w:val="1F497D"/>
          <w:sz w:val="18"/>
          <w:szCs w:val="18"/>
        </w:rPr>
      </w:pPr>
      <w:bookmarkStart w:id="55" w:name="_16dxss4y9y1x" w:colFirst="0" w:colLast="0"/>
      <w:bookmarkEnd w:id="55"/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Prueba 4: Conversor de temperatura.</w:t>
      </w:r>
    </w:p>
    <w:p w14:paraId="7F95FE39" w14:textId="77777777" w:rsidR="00A64875" w:rsidRDefault="000D7AA2">
      <w:pPr>
        <w:pStyle w:val="Ttulo4"/>
      </w:pPr>
      <w:bookmarkStart w:id="56" w:name="_Toc244043097"/>
      <w:r>
        <w:t>Figura 22. Prueba 4: Conversor de temperatura.</w:t>
      </w:r>
      <w:bookmarkEnd w:id="56"/>
    </w:p>
    <w:p w14:paraId="3846C4B2" w14:textId="77777777" w:rsidR="00A64875" w:rsidRDefault="000D7AA2">
      <w:pPr>
        <w:pStyle w:val="Ttulo1"/>
        <w:rPr>
          <w:u w:val="single"/>
        </w:rPr>
      </w:pPr>
      <w:bookmarkStart w:id="57" w:name="_Toc244043051"/>
      <w:r>
        <w:t>CODIFICACIÓN DE LOS CLIENTES</w:t>
      </w:r>
      <w:bookmarkEnd w:id="57"/>
    </w:p>
    <w:p w14:paraId="0DF4C166" w14:textId="77777777" w:rsidR="00A64875" w:rsidRDefault="000D7AA2">
      <w:pPr>
        <w:pStyle w:val="Ttulo2"/>
      </w:pPr>
      <w:bookmarkStart w:id="58" w:name="_Toc244043052"/>
      <w:r>
        <w:t>CLIENTE CONSOLA</w:t>
      </w:r>
      <w:bookmarkEnd w:id="58"/>
    </w:p>
    <w:p w14:paraId="01AC2CA4" w14:textId="77777777" w:rsidR="00A64875" w:rsidRDefault="000D7AA2">
      <w:pPr>
        <w:pStyle w:val="Ttulo3"/>
      </w:pPr>
      <w:bookmarkStart w:id="59" w:name="_Toc244043053"/>
      <w:r>
        <w:t>CREACIÓN DEL PROYECTO</w:t>
      </w:r>
      <w:bookmarkEnd w:id="59"/>
    </w:p>
    <w:p w14:paraId="4539471A" w14:textId="77777777" w:rsidR="00A64875" w:rsidRDefault="000D7AA2">
      <w:r>
        <w:t>El cliente de consola es un proyecto net10.0. Abre ClienteConsolaGR09.csproj y revisa Aplicacion.cs; carga primero ConfigurarEntornoDotNet.ps1 y ejecuta el proyecto con el SDK configurado.</w:t>
      </w:r>
    </w:p>
    <w:p w14:paraId="41697AC7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88" w:after="198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del proyecto - Cliente consola</w:t>
      </w:r>
    </w:p>
    <w:p w14:paraId="0697F5F8" w14:textId="77777777" w:rsidR="00A64875" w:rsidRDefault="000D7AA2">
      <w:pPr>
        <w:pStyle w:val="Ttulo4"/>
      </w:pPr>
      <w:bookmarkStart w:id="60" w:name="_Toc244043098"/>
      <w:r>
        <w:t>Figura 23. Creación del proyecto - Cliente consola</w:t>
      </w:r>
      <w:bookmarkEnd w:id="60"/>
    </w:p>
    <w:p w14:paraId="0EC3DE20" w14:textId="77777777" w:rsidR="00A64875" w:rsidRDefault="000D7AA2">
      <w:r>
        <w:t>El proyecto reside en 04. CLICON\ClienteConsola\ClienteConsolaGR09. Conserva el archivo .csproj y la ubicación de artefactos establecida por el repositorio.</w:t>
      </w:r>
    </w:p>
    <w:p w14:paraId="0B2D197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000" w:after="200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- Cliente consola</w:t>
      </w:r>
    </w:p>
    <w:p w14:paraId="5C379C29" w14:textId="77777777" w:rsidR="00A64875" w:rsidRDefault="000D7AA2">
      <w:pPr>
        <w:pStyle w:val="Ttulo4"/>
      </w:pPr>
      <w:bookmarkStart w:id="61" w:name="_Toc244043099"/>
      <w:r>
        <w:t>Figura 24. Configuración del proyecto - Cliente consola</w:t>
      </w:r>
      <w:bookmarkEnd w:id="61"/>
    </w:p>
    <w:p w14:paraId="5C6EC33C" w14:textId="77777777" w:rsidR="00A64875" w:rsidRDefault="000D7AA2">
      <w:pPr>
        <w:pStyle w:val="Ttulo3"/>
      </w:pPr>
      <w:bookmarkStart w:id="62" w:name="_Toc244043054"/>
      <w:r>
        <w:t>ESTRUCTURA DEL PROYECTO</w:t>
      </w:r>
      <w:bookmarkEnd w:id="62"/>
    </w:p>
    <w:p w14:paraId="2044B5AE" w14:textId="77777777" w:rsidR="00A64875" w:rsidRDefault="000D7AA2">
      <w:r>
        <w:t>La consola separa Modelos, Vistas, Controladores y Servicios. Aplicacion.cs crea el controlador y comienza el flujo asíncrono.</w:t>
      </w:r>
    </w:p>
    <w:p w14:paraId="06FAA8B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260" w:after="126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consola</w:t>
      </w:r>
    </w:p>
    <w:p w14:paraId="5927E393" w14:textId="77777777" w:rsidR="00A64875" w:rsidRDefault="000D7AA2">
      <w:pPr>
        <w:pStyle w:val="Ttulo4"/>
      </w:pPr>
      <w:bookmarkStart w:id="63" w:name="_Toc244043100"/>
      <w:r>
        <w:t>Figura 25. Estructura del proyecto - Cliente consola</w:t>
      </w:r>
      <w:bookmarkEnd w:id="63"/>
    </w:p>
    <w:p w14:paraId="6A526FD7" w14:textId="77777777" w:rsidR="00A64875" w:rsidRDefault="000D7AA2">
      <w:pPr>
        <w:pStyle w:val="Ttulo2"/>
      </w:pPr>
      <w:bookmarkStart w:id="64" w:name="_Toc244043055"/>
      <w:r>
        <w:t>CODIFICACIÓN DEL PROYECTO CLIENTE CONSOLA</w:t>
      </w:r>
      <w:bookmarkEnd w:id="64"/>
    </w:p>
    <w:p w14:paraId="77998B74" w14:textId="77777777" w:rsidR="00A64875" w:rsidRDefault="000D7AA2">
      <w:pPr>
        <w:pStyle w:val="Ttulo3"/>
      </w:pPr>
      <w:bookmarkStart w:id="65" w:name="_Toc244043056"/>
      <w:r>
        <w:t>CREACIÓN DE MODELOS Y VISTAS</w:t>
      </w:r>
      <w:bookmarkEnd w:id="65"/>
    </w:p>
    <w:p w14:paraId="5887E71C" w14:textId="77777777" w:rsidR="00A64875" w:rsidRDefault="000D7AA2">
      <w:r>
        <w:t>ModelosRest.cs contiene los tipos de sesión, solicitudes y resultados usados por la consola. ClienteRest obtiene el catálogo mediante GET /api/catalogo.</w:t>
      </w:r>
    </w:p>
    <w:p w14:paraId="70BA14AE" w14:textId="77777777" w:rsidR="00A64875" w:rsidRDefault="000D7AA2">
      <w:r>
        <w:t>VistaConsola presenta credenciales, menú y selección de unidades. ControladorConsola coordina las operaciones y el adaptador de Servicios realiza la comunicación remota.</w:t>
      </w:r>
    </w:p>
    <w:p w14:paraId="2DB84C8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435" w:after="435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Modelos y VistaConsola.cs - Cliente consola</w:t>
      </w:r>
    </w:p>
    <w:p w14:paraId="125D8216" w14:textId="77777777" w:rsidR="00A64875" w:rsidRDefault="000D7AA2">
      <w:pPr>
        <w:pStyle w:val="Ttulo4"/>
      </w:pPr>
      <w:bookmarkStart w:id="66" w:name="_Toc244043101"/>
      <w:r>
        <w:t>Figura 26. Modelos y VistaConsola.cs - Cliente consola</w:t>
      </w:r>
      <w:bookmarkEnd w:id="66"/>
    </w:p>
    <w:p w14:paraId="285436B3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41C3270D" w14:textId="77777777" w:rsidR="00A64875" w:rsidRDefault="000D7AA2">
      <w:pPr>
        <w:pStyle w:val="Ttulo5"/>
      </w:pPr>
      <w:bookmarkStart w:id="67" w:name="_Toc244043134"/>
      <w:r>
        <w:lastRenderedPageBreak/>
        <w:t>Tabla 8. ModelosRest.cs - Cliente consola</w:t>
      </w:r>
      <w:bookmarkEnd w:id="67"/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0F482300" w14:textId="77777777">
        <w:tc>
          <w:tcPr>
            <w:tcW w:w="8494" w:type="dxa"/>
            <w:shd w:val="clear" w:color="auto" w:fill="D9D9D9"/>
          </w:tcPr>
          <w:p w14:paraId="76BDF62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ClienteConsolaGR09.Modelos;</w:t>
            </w:r>
          </w:p>
          <w:p w14:paraId="70988370" w14:textId="77777777" w:rsidR="00B65A91" w:rsidRDefault="00B65A91">
            <w:pPr>
              <w:spacing w:line="180" w:lineRule="auto"/>
            </w:pPr>
          </w:p>
          <w:p w14:paraId="25F7611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</w:t>
            </w:r>
            <w:r>
              <w:rPr>
                <w:rFonts w:ascii="Consolas" w:hAnsi="Consolas" w:cs="Consolas"/>
                <w:sz w:val="16"/>
              </w:rPr>
              <w:t xml:space="preserve"> sealed record SolicitudInicioSesion(string Usuario, string Clave);</w:t>
            </w:r>
          </w:p>
          <w:p w14:paraId="1E547D82" w14:textId="77777777" w:rsidR="00B65A91" w:rsidRDefault="00B65A91">
            <w:pPr>
              <w:spacing w:line="180" w:lineRule="auto"/>
            </w:pPr>
          </w:p>
          <w:p w14:paraId="2A5FA90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TokenRespuesta(</w:t>
            </w:r>
          </w:p>
          <w:p w14:paraId="32E3A83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62B819F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Token,</w:t>
            </w:r>
          </w:p>
          <w:p w14:paraId="4BC830F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Tipo,</w:t>
            </w:r>
          </w:p>
          <w:p w14:paraId="5A0AEAE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Usuario,</w:t>
            </w:r>
          </w:p>
          <w:p w14:paraId="6FE1F60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long ExpiraEnSegundos,</w:t>
            </w:r>
          </w:p>
          <w:p w14:paraId="4AA87C8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3CBD3469" w14:textId="77777777" w:rsidR="00B65A91" w:rsidRDefault="00B65A91">
            <w:pPr>
              <w:spacing w:line="180" w:lineRule="auto"/>
            </w:pPr>
          </w:p>
          <w:p w14:paraId="419067E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ConversionSolicitud(double Valor, string UnidadOrigen, string UnidadDestino);</w:t>
            </w:r>
          </w:p>
          <w:p w14:paraId="5BEFC963" w14:textId="77777777" w:rsidR="00B65A91" w:rsidRDefault="00B65A91">
            <w:pPr>
              <w:spacing w:line="180" w:lineRule="auto"/>
            </w:pPr>
          </w:p>
          <w:p w14:paraId="190DB01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ConversionRespuesta(</w:t>
            </w:r>
          </w:p>
          <w:p w14:paraId="3D28FCA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6871898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Magnitud,</w:t>
            </w:r>
          </w:p>
          <w:p w14:paraId="66B4F6D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double Valor,</w:t>
            </w:r>
          </w:p>
          <w:p w14:paraId="476ECCA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UnidadOrigen,</w:t>
            </w:r>
          </w:p>
          <w:p w14:paraId="00AD289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UnidadDestino,</w:t>
            </w:r>
          </w:p>
          <w:p w14:paraId="0DFBC6A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doub</w:t>
            </w:r>
            <w:r>
              <w:rPr>
                <w:rFonts w:ascii="Consolas" w:hAnsi="Consolas" w:cs="Consolas"/>
                <w:sz w:val="16"/>
              </w:rPr>
              <w:t>le Resultado,</w:t>
            </w:r>
          </w:p>
          <w:p w14:paraId="0F00062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0EF8C838" w14:textId="77777777" w:rsidR="00B65A91" w:rsidRDefault="00B65A91">
            <w:pPr>
              <w:spacing w:line="180" w:lineRule="auto"/>
            </w:pPr>
          </w:p>
          <w:p w14:paraId="7925D77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CatalogoRespuesta(</w:t>
            </w:r>
          </w:p>
          <w:p w14:paraId="3BC7942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728BB34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Dictionary&lt;string, List&lt;string&gt;&gt; Magnitudes,</w:t>
            </w:r>
          </w:p>
          <w:p w14:paraId="746A529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2DF00902" w14:textId="77777777" w:rsidR="00B65A91" w:rsidRDefault="00B65A91">
            <w:pPr>
              <w:spacing w:line="180" w:lineRule="auto"/>
            </w:pPr>
          </w:p>
          <w:p w14:paraId="6C965F9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>public sealed record ErrorRespuesta(</w:t>
            </w:r>
          </w:p>
          <w:p w14:paraId="5FDD800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4F85E05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int Codigo,</w:t>
            </w:r>
          </w:p>
          <w:p w14:paraId="5DFD3CB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Error,</w:t>
            </w:r>
          </w:p>
          <w:p w14:paraId="570FAFD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Mensaje,</w:t>
            </w:r>
          </w:p>
          <w:p w14:paraId="0FD8D59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Ruta,</w:t>
            </w:r>
          </w:p>
          <w:p w14:paraId="0C87EF6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DateTimeOffset Timestamp);</w:t>
            </w:r>
          </w:p>
          <w:p w14:paraId="55F9316A" w14:textId="77777777" w:rsidR="00B65A91" w:rsidRDefault="00B65A91">
            <w:pPr>
              <w:spacing w:line="180" w:lineRule="auto"/>
            </w:pPr>
          </w:p>
          <w:p w14:paraId="53E9A34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RespuestaOperacion(bool Exito, string Mensaje);</w:t>
            </w:r>
          </w:p>
          <w:p w14:paraId="45298042" w14:textId="77777777" w:rsidR="00B65A91" w:rsidRDefault="00B65A91">
            <w:pPr>
              <w:spacing w:line="180" w:lineRule="auto"/>
            </w:pPr>
          </w:p>
          <w:p w14:paraId="642A36E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ExcepcionServicio(int codigo, string mensaje) : InvalidOperationException(mensa</w:t>
            </w:r>
            <w:r>
              <w:rPr>
                <w:rFonts w:ascii="Consolas" w:hAnsi="Consolas" w:cs="Consolas"/>
                <w:sz w:val="16"/>
              </w:rPr>
              <w:t>je)</w:t>
            </w:r>
          </w:p>
          <w:p w14:paraId="4289D87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3D43550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int Codigo { get; } = codigo;</w:t>
            </w:r>
          </w:p>
          <w:p w14:paraId="5B21E60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 w14:paraId="3E827761" w14:textId="77777777" w:rsidR="00B65A91" w:rsidRDefault="00B65A91">
            <w:pPr>
              <w:spacing w:line="180" w:lineRule="auto"/>
            </w:pPr>
          </w:p>
          <w:p w14:paraId="2E2AA01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EstadoCliente</w:t>
            </w:r>
          </w:p>
          <w:p w14:paraId="344CD37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025899A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string? Token { get; set; }</w:t>
            </w:r>
          </w:p>
          <w:p w14:paraId="1C0A677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Usuario { get; set; } = "";</w:t>
            </w:r>
          </w:p>
          <w:p w14:paraId="56301FF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5D7374AA" w14:textId="77777777" w:rsidR="009E6FEE" w:rsidRDefault="009E6FEE">
      <w:pPr>
        <w:pStyle w:val="Ttulo5"/>
      </w:pPr>
    </w:p>
    <w:p w14:paraId="314F8A68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537D79CB" w14:textId="77777777" w:rsidR="00A64875" w:rsidRDefault="000D7AA2">
      <w:pPr>
        <w:pStyle w:val="Ttulo5"/>
      </w:pPr>
      <w:bookmarkStart w:id="68" w:name="_Toc244043135"/>
      <w:r>
        <w:lastRenderedPageBreak/>
        <w:t>Tabla 9. Extracto de VistaConsola.cs - SolicitarCredenciales</w:t>
      </w:r>
      <w:bookmarkEnd w:id="68"/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B4CF3C9" w14:textId="77777777">
        <w:tc>
          <w:tcPr>
            <w:tcW w:w="8494" w:type="dxa"/>
            <w:shd w:val="clear" w:color="auto" w:fill="D9D9D9"/>
          </w:tcPr>
          <w:p w14:paraId="0FB63B9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SolicitudInicioSesion SolicitarCredenciales()</w:t>
            </w:r>
          </w:p>
          <w:p w14:paraId="5D17BC7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2A6AB3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usuario;</w:t>
            </w:r>
          </w:p>
          <w:p w14:paraId="7F03A32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</w:t>
            </w:r>
          </w:p>
          <w:p w14:paraId="49976D0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513E9F9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EscribirPrompt("Usuario [Monster]: ");</w:t>
            </w:r>
          </w:p>
          <w:p w14:paraId="6A7DACA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usuario = Console.ReadLine()?.Trim() ?? "";</w:t>
            </w:r>
          </w:p>
          <w:p w14:paraId="7255C7C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(string.</w:t>
            </w:r>
            <w:r>
              <w:rPr>
                <w:rFonts w:ascii="Consolas" w:hAnsi="Consolas" w:cs="Consolas"/>
                <w:sz w:val="16"/>
              </w:rPr>
              <w:t>IsNullOrWhiteSpace(usuario)) usuario = "Monster";</w:t>
            </w:r>
          </w:p>
          <w:p w14:paraId="5FDEFFB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while (string.IsNullOrWhiteSpace(usuario));</w:t>
            </w:r>
          </w:p>
          <w:p w14:paraId="09047C87" w14:textId="77777777" w:rsidR="00B65A91" w:rsidRDefault="00B65A91">
            <w:pPr>
              <w:spacing w:line="180" w:lineRule="auto"/>
            </w:pPr>
          </w:p>
          <w:p w14:paraId="0C29FC3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new SolicitudInicioSesion(usuario, LeerClaveOculta("Monster9"));</w:t>
            </w:r>
          </w:p>
          <w:p w14:paraId="41BEAF0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62313CDC" w14:textId="77777777" w:rsidR="009E6FEE" w:rsidRDefault="009E6FEE">
      <w:pPr>
        <w:pStyle w:val="Ttulo5"/>
      </w:pPr>
    </w:p>
    <w:p w14:paraId="15F8B1C5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00C890FC" w14:textId="77777777" w:rsidR="00A64875" w:rsidRDefault="000D7AA2">
      <w:pPr>
        <w:pStyle w:val="Ttulo5"/>
      </w:pPr>
      <w:bookmarkStart w:id="69" w:name="_Toc244043136"/>
      <w:r>
        <w:lastRenderedPageBreak/>
        <w:t>Tabla 10. Extracto de ClienteRest.cs - EnviarAsync</w:t>
      </w:r>
      <w:bookmarkEnd w:id="69"/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E9EE664" w14:textId="77777777">
        <w:tc>
          <w:tcPr>
            <w:tcW w:w="8494" w:type="dxa"/>
            <w:shd w:val="clear" w:color="auto" w:fill="D9D9D9"/>
          </w:tcPr>
          <w:p w14:paraId="296ED2C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private async Task&lt;T&gt; EnviarAsync&lt;T&gt;(</w:t>
            </w:r>
          </w:p>
          <w:p w14:paraId="1B994E8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HttpMethod metodo,</w:t>
            </w:r>
          </w:p>
          <w:p w14:paraId="63673AE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ruta,</w:t>
            </w:r>
          </w:p>
          <w:p w14:paraId="0A4C3AB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object? contenido = null,</w:t>
            </w:r>
          </w:p>
          <w:p w14:paraId="2974C7C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string? token = null)</w:t>
            </w:r>
          </w:p>
          <w:p w14:paraId="00212CE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13C5882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using var solicitud = new HttpRequestMessage(metodo, ruta);</w:t>
            </w:r>
          </w:p>
          <w:p w14:paraId="1C05AE1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(contenido is not null)</w:t>
            </w:r>
          </w:p>
          <w:p w14:paraId="20F39F3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D2FF99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solicitud.Content = JsonContent.Create(contenido, options: OpcionesJson);</w:t>
            </w:r>
          </w:p>
          <w:p w14:paraId="7487E6C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CAE66D2" w14:textId="77777777" w:rsidR="00B65A91" w:rsidRDefault="00B65A91">
            <w:pPr>
              <w:spacing w:line="180" w:lineRule="auto"/>
            </w:pPr>
          </w:p>
          <w:p w14:paraId="69AB550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(!string.IsNullOrWhiteSpace(token))</w:t>
            </w:r>
          </w:p>
          <w:p w14:paraId="6CEA36C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70452BF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solicitud.Headers.Authorization = new AuthenticationHeaderValue("Bearer", token);</w:t>
            </w:r>
          </w:p>
          <w:p w14:paraId="28B4865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0916DFA" w14:textId="77777777" w:rsidR="00B65A91" w:rsidRDefault="00B65A91">
            <w:pPr>
              <w:spacing w:line="180" w:lineRule="auto"/>
            </w:pPr>
          </w:p>
          <w:p w14:paraId="5634CB2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HttpResponseMessage respuesta;</w:t>
            </w:r>
          </w:p>
          <w:p w14:paraId="4262DEB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66066E1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1FB9516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respuesta = await _clienteHttp.SendAsync(solicitud);</w:t>
            </w:r>
          </w:p>
          <w:p w14:paraId="2373A97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273A038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</w:t>
            </w:r>
            <w:r>
              <w:rPr>
                <w:rFonts w:ascii="Consolas" w:hAnsi="Consolas" w:cs="Consolas"/>
                <w:sz w:val="16"/>
              </w:rPr>
              <w:t xml:space="preserve">    catch (HttpRequestException ex) when (ex.StatusCode is null)</w:t>
            </w:r>
          </w:p>
          <w:p w14:paraId="77A6AAE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FF6939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InvalidOperationException(</w:t>
            </w:r>
          </w:p>
          <w:p w14:paraId="4187F81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$"No se pudo conectar con la API en {_clienteHttp.BaseAddress}. Inicie el servidor.",</w:t>
            </w:r>
          </w:p>
          <w:p w14:paraId="18448E9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ex);</w:t>
            </w:r>
          </w:p>
          <w:p w14:paraId="191E748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4069DBDA" w14:textId="77777777" w:rsidR="00B65A91" w:rsidRDefault="00B65A91">
            <w:pPr>
              <w:spacing w:line="180" w:lineRule="auto"/>
            </w:pPr>
          </w:p>
          <w:p w14:paraId="38240E7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using (respuesta)</w:t>
            </w:r>
          </w:p>
          <w:p w14:paraId="5A4CB88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C4F510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json = await respuesta.Content.ReadAsStringAsync();</w:t>
            </w:r>
          </w:p>
          <w:p w14:paraId="19E478C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(!respuesta.IsSuccessStatusCode)</w:t>
            </w:r>
          </w:p>
          <w:p w14:paraId="6CFA07B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4F07C64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var error = JsonSerializer.Deserialize&lt;ErrorRespuesta&gt;(json, OpcionesJson);</w:t>
            </w:r>
          </w:p>
          <w:p w14:paraId="784DC1B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ExcepcionServicio(</w:t>
            </w:r>
          </w:p>
          <w:p w14:paraId="5A0C9CD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(int)respuesta.StatusCode,</w:t>
            </w:r>
          </w:p>
          <w:p w14:paraId="30E9893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error?.Mensaje ?? $"La API respondió HTTP {(int)resp</w:t>
            </w:r>
            <w:r>
              <w:rPr>
                <w:rFonts w:ascii="Consolas" w:hAnsi="Consolas" w:cs="Consolas"/>
                <w:sz w:val="16"/>
              </w:rPr>
              <w:t>uesta.StatusCode}.");</w:t>
            </w:r>
          </w:p>
          <w:p w14:paraId="0A4119A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7E8126DA" w14:textId="77777777" w:rsidR="00B65A91" w:rsidRDefault="00B65A91">
            <w:pPr>
              <w:spacing w:line="180" w:lineRule="auto"/>
            </w:pPr>
          </w:p>
          <w:p w14:paraId="3BBC729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JsonSerializer.Deserialize&lt;T&gt;(json, OpcionesJson)</w:t>
            </w:r>
          </w:p>
          <w:p w14:paraId="47847B7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?? throw new InvalidOperationException("La API devolvió una respuesta vacía.");</w:t>
            </w:r>
          </w:p>
          <w:p w14:paraId="408287E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6AA4C82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0F977F3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3D7B7527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CONSUMO DEL SERVICIO RESTFUL (ADAPTADOR)</w:t>
      </w:r>
    </w:p>
    <w:p w14:paraId="444A24C5" w14:textId="77777777" w:rsidR="00A64875" w:rsidRDefault="000D7AA2">
      <w:pPr>
        <w:rPr>
          <w:i/>
          <w:iCs/>
        </w:rPr>
      </w:pPr>
      <w:r>
        <w:t>ClienteRest usa HttpClient y System.Text.Json para enviar solicitudes y deserializar JSON. Incluye el token Bearer al convertir o cerrar sesión. La URL base puede configurarse mediante CONVERSOR_API_URL.</w:t>
      </w:r>
    </w:p>
    <w:p w14:paraId="6B717DF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ControladorConsola.cs - Cliente consola</w:t>
      </w:r>
    </w:p>
    <w:p w14:paraId="7BFA7C37" w14:textId="77777777" w:rsidR="00A64875" w:rsidRDefault="000D7AA2">
      <w:pPr>
        <w:pStyle w:val="Ttulo4"/>
      </w:pPr>
      <w:bookmarkStart w:id="70" w:name="_Toc244043102"/>
      <w:r>
        <w:t>Figura 27. ControladorConsola.cs - Cliente consola</w:t>
      </w:r>
      <w:bookmarkEnd w:id="70"/>
    </w:p>
    <w:p w14:paraId="537C4430" w14:textId="77777777" w:rsidR="00A64875" w:rsidRDefault="000D7AA2">
      <w:r>
        <w:t>ControladorConsola inicia sesión antes de permitir conversiones, conserva el estado local y muestra errores a través de VistaConsola. El transporte permanece en Servicios.</w:t>
      </w:r>
    </w:p>
    <w:p w14:paraId="6150C92A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73424764" w14:textId="77777777" w:rsidR="00A64875" w:rsidRDefault="000D7AA2">
      <w:pPr>
        <w:pStyle w:val="Ttulo5"/>
      </w:pPr>
      <w:bookmarkStart w:id="71" w:name="_Toc244043137"/>
      <w:r>
        <w:lastRenderedPageBreak/>
        <w:t>Tabla 11. Extracto de ControladorConsola.cs</w:t>
      </w:r>
      <w:bookmarkEnd w:id="71"/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25A842C" w14:textId="77777777">
        <w:tc>
          <w:tcPr>
            <w:tcW w:w="8494" w:type="dxa"/>
            <w:shd w:val="clear" w:color="auto" w:fill="D9D9D9"/>
          </w:tcPr>
          <w:p w14:paraId="50B9C03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private async Task ConvertirAsync()</w:t>
            </w:r>
          </w:p>
          <w:p w14:paraId="010ECAD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2F87F53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0DD8174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3601D64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</w:t>
            </w:r>
            <w:r>
              <w:rPr>
                <w:rFonts w:ascii="Consolas" w:hAnsi="Consolas" w:cs="Consolas"/>
                <w:sz w:val="16"/>
              </w:rPr>
              <w:t xml:space="preserve"> var catalogo = await servicio.ObtenerCatalogoAsync();</w:t>
            </w:r>
          </w:p>
          <w:p w14:paraId="7F86049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solicitud = vista.SolicitarConversion(catalogo, out var magnitud);</w:t>
            </w:r>
          </w:p>
          <w:p w14:paraId="536B368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(solicitud is null)</w:t>
            </w:r>
          </w:p>
          <w:p w14:paraId="531898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719DCD8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vista.MostrarError("Datos de conversión inválidos.");</w:t>
            </w:r>
          </w:p>
          <w:p w14:paraId="4DE23B4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 w14:paraId="7B0A375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51FAD9AE" w14:textId="77777777" w:rsidR="00B65A91" w:rsidRDefault="00B65A91">
            <w:pPr>
              <w:spacing w:line="180" w:lineRule="auto"/>
            </w:pPr>
          </w:p>
          <w:p w14:paraId="1F7DBB7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resultado = await servicio.ConvertirAsync(magnitud, solicitud, _estado.Token!);</w:t>
            </w:r>
          </w:p>
          <w:p w14:paraId="358D49C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(!double.IsFinite(resultado.Resultado))</w:t>
            </w:r>
          </w:p>
          <w:p w14:paraId="08541BB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1DB79C0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InvalidOperationException</w:t>
            </w:r>
            <w:r>
              <w:rPr>
                <w:rFonts w:ascii="Consolas" w:hAnsi="Consolas" w:cs="Consolas"/>
                <w:sz w:val="16"/>
              </w:rPr>
              <w:t>("El servidor devolvió un resultado inválido.");</w:t>
            </w:r>
          </w:p>
          <w:p w14:paraId="27E8EDD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2DF9274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vista.MostrarResultado(resultado.Mensaje);</w:t>
            </w:r>
          </w:p>
          <w:p w14:paraId="4A647DE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0C3FAA3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(InvalidOperationException ex)</w:t>
            </w:r>
          </w:p>
          <w:p w14:paraId="0172C86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2B7E833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vista.MostrarError(ex.Message);</w:t>
            </w:r>
          </w:p>
          <w:p w14:paraId="2F7BA0A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4CE1DD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58D78BE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F5DF0A1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31E54800" w14:textId="77777777" w:rsidR="00A64875" w:rsidRDefault="000D7AA2">
      <w:pPr>
        <w:rPr>
          <w:i/>
          <w:iCs/>
        </w:rPr>
      </w:pPr>
      <w:r>
        <w:t>Aplicacion.cs es el punto de entrada de la consola. Instancia ControladorConsola y espera EjecutarAsync para mantener el flujo hasta que el usuario salga.</w:t>
      </w:r>
    </w:p>
    <w:p w14:paraId="4407F6F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Aplicacion.cs - Cliente consola</w:t>
      </w:r>
    </w:p>
    <w:p w14:paraId="009A9989" w14:textId="77777777" w:rsidR="00A64875" w:rsidRDefault="000D7AA2">
      <w:pPr>
        <w:pStyle w:val="Ttulo4"/>
      </w:pPr>
      <w:bookmarkStart w:id="72" w:name="_Toc244043103"/>
      <w:r>
        <w:t>Figura 28. Aplicacion.cs - Cliente consola</w:t>
      </w:r>
      <w:bookmarkEnd w:id="72"/>
    </w:p>
    <w:p w14:paraId="4600BF89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5C0CF67" w14:textId="77777777" w:rsidR="00A64875" w:rsidRDefault="000D7AA2">
      <w:pPr>
        <w:pStyle w:val="Ttulo5"/>
      </w:pPr>
      <w:bookmarkStart w:id="73" w:name="_Toc244043138"/>
      <w:r>
        <w:lastRenderedPageBreak/>
        <w:t>Tabla 12. Aplicacion.cs - Cliente consola</w:t>
      </w:r>
      <w:bookmarkEnd w:id="73"/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0EE63D81" w14:textId="77777777">
        <w:tc>
          <w:tcPr>
            <w:tcW w:w="8494" w:type="dxa"/>
            <w:shd w:val="clear" w:color="auto" w:fill="D9D9D9"/>
          </w:tcPr>
          <w:p w14:paraId="70E15F2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ClienteConsolaGR09.Controladores;</w:t>
            </w:r>
          </w:p>
          <w:p w14:paraId="110D73D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ClienteConsolaGR09.Servicios;</w:t>
            </w:r>
          </w:p>
          <w:p w14:paraId="4C21594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ClienteConsolaGR09.Vistas;</w:t>
            </w:r>
          </w:p>
          <w:p w14:paraId="366A69F5" w14:textId="77777777" w:rsidR="00B65A91" w:rsidRDefault="00B65A91">
            <w:pPr>
              <w:spacing w:line="180" w:lineRule="auto"/>
            </w:pPr>
          </w:p>
          <w:p w14:paraId="2B6FB73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var controlador = new ControladorConsola(new ClienteRest(), new VistaConsola());</w:t>
            </w:r>
          </w:p>
          <w:p w14:paraId="77D3AE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await controlador.EjecutarAsync();</w:t>
            </w:r>
          </w:p>
        </w:tc>
      </w:tr>
    </w:tbl>
    <w:p w14:paraId="31D22C8B" w14:textId="77777777" w:rsidR="00735E2A" w:rsidRDefault="00735E2A">
      <w:pPr>
        <w:pStyle w:val="Ttulo3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6703B08D" w14:textId="77777777" w:rsidR="00A64875" w:rsidRDefault="000D7AA2">
      <w:pPr>
        <w:pStyle w:val="Ttulo3"/>
      </w:pPr>
      <w:bookmarkStart w:id="74" w:name="_Toc244043057"/>
      <w:r>
        <w:lastRenderedPageBreak/>
        <w:t>EJECUCIÓN DEL CLIENTE DE CONSOLA</w:t>
      </w:r>
      <w:bookmarkEnd w:id="74"/>
    </w:p>
    <w:p w14:paraId="13990C2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93" w:after="393" w:line="240" w:lineRule="exact"/>
        <w:jc w:val="center"/>
      </w:pPr>
      <w:bookmarkStart w:id="75" w:name="_galin0iros9f" w:colFirst="0" w:colLast="0"/>
      <w:bookmarkEnd w:id="75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consola</w:t>
      </w:r>
    </w:p>
    <w:p w14:paraId="71751D52" w14:textId="77777777" w:rsidR="00A64875" w:rsidRDefault="000D7AA2">
      <w:pPr>
        <w:pStyle w:val="Ttulo4"/>
      </w:pPr>
      <w:bookmarkStart w:id="76" w:name="_Toc244043104"/>
      <w:r>
        <w:t>Figura 29. Login - Cliente consola</w:t>
      </w:r>
      <w:bookmarkEnd w:id="76"/>
    </w:p>
    <w:p w14:paraId="34F2C01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300" w:after="230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Conversión de Longitud - Cliente consola</w:t>
      </w:r>
    </w:p>
    <w:p w14:paraId="5FC0CC9C" w14:textId="77777777" w:rsidR="00A64875" w:rsidRDefault="000D7AA2">
      <w:pPr>
        <w:pStyle w:val="Ttulo4"/>
      </w:pPr>
      <w:bookmarkStart w:id="77" w:name="_Toc244043105"/>
      <w:r>
        <w:t>Figura 30. Conversión de Longitud - Cliente consola</w:t>
      </w:r>
      <w:bookmarkEnd w:id="77"/>
    </w:p>
    <w:p w14:paraId="02765FB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448" w:after="244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Conversión de Masa - Cliente consola</w:t>
      </w:r>
    </w:p>
    <w:p w14:paraId="1243415C" w14:textId="77777777" w:rsidR="00A64875" w:rsidRDefault="000D7AA2">
      <w:pPr>
        <w:pStyle w:val="Ttulo4"/>
      </w:pPr>
      <w:bookmarkStart w:id="78" w:name="_Toc244043106"/>
      <w:r>
        <w:t>Figura 31. Conversión de Masa - Cliente consola</w:t>
      </w:r>
      <w:bookmarkEnd w:id="78"/>
    </w:p>
    <w:p w14:paraId="392F1149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771" w:after="2771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Conversión de Temperatura - Cliente consola</w:t>
      </w:r>
    </w:p>
    <w:p w14:paraId="5DB6E41A" w14:textId="77777777" w:rsidR="00A64875" w:rsidRDefault="000D7AA2">
      <w:pPr>
        <w:pStyle w:val="Ttulo4"/>
      </w:pPr>
      <w:bookmarkStart w:id="79" w:name="_Toc244043107"/>
      <w:r>
        <w:t>Figura 32. Conversión de Temperatura - Cliente consola</w:t>
      </w:r>
      <w:bookmarkEnd w:id="79"/>
    </w:p>
    <w:p w14:paraId="4C599754" w14:textId="77777777" w:rsidR="00A64875" w:rsidRDefault="000D7AA2">
      <w:pPr>
        <w:pStyle w:val="Ttulo2"/>
      </w:pPr>
      <w:bookmarkStart w:id="80" w:name="_Toc244043058"/>
      <w:r>
        <w:t>CLIENTE ESCRITORIO</w:t>
      </w:r>
      <w:bookmarkEnd w:id="80"/>
    </w:p>
    <w:p w14:paraId="240F6236" w14:textId="77777777" w:rsidR="00A64875" w:rsidRDefault="000D7AA2">
      <w:pPr>
        <w:pStyle w:val="Ttulo3"/>
      </w:pPr>
      <w:bookmarkStart w:id="81" w:name="_Toc244043059"/>
      <w:r>
        <w:t>CREACIÓN DEL PROYECTO</w:t>
      </w:r>
      <w:bookmarkEnd w:id="81"/>
    </w:p>
    <w:p w14:paraId="7D376C48" w14:textId="77777777" w:rsidR="00A64875" w:rsidRDefault="000D7AA2">
      <w:r>
        <w:t>El cliente de escritorio es WPF con net10.0-windows. La interfaz está definida en XAML y los eventos de la ventana delegan la sesión y las conversiones en ControladorConversor.</w:t>
      </w:r>
    </w:p>
    <w:p w14:paraId="52420EF9" w14:textId="77777777" w:rsidR="00A64875" w:rsidRDefault="000D7AA2">
      <w:pPr>
        <w:pStyle w:val="Ttulo3"/>
      </w:pPr>
      <w:bookmarkStart w:id="82" w:name="_Toc244043060"/>
      <w:r>
        <w:t>ESTRUCTURA DEL PROYECTO</w:t>
      </w:r>
      <w:bookmarkEnd w:id="82"/>
    </w:p>
    <w:p w14:paraId="4B455A5F" w14:textId="77777777" w:rsidR="00A64875" w:rsidRDefault="000D7AA2">
      <w:r>
        <w:t>Modelos representa la sesión y las conversiones; Vistas contiene VentanaPrincipal.xaml; Controladores coordina la interfaz y Servicios contiene el adaptador remoto.</w:t>
      </w:r>
    </w:p>
    <w:p w14:paraId="3EA8C847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570" w:after="57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escritorio</w:t>
      </w:r>
    </w:p>
    <w:p w14:paraId="6C18167E" w14:textId="77777777" w:rsidR="00A64875" w:rsidRDefault="000D7AA2">
      <w:pPr>
        <w:pStyle w:val="Ttulo4"/>
      </w:pPr>
      <w:bookmarkStart w:id="83" w:name="_Toc244043108"/>
      <w:r>
        <w:t>Figura 33. Estructura del proyecto - Cliente escritorio</w:t>
      </w:r>
      <w:bookmarkEnd w:id="83"/>
    </w:p>
    <w:p w14:paraId="7323E3A5" w14:textId="77777777" w:rsidR="00A64875" w:rsidRDefault="000D7AA2">
      <w:pPr>
        <w:pStyle w:val="Ttulo2"/>
      </w:pPr>
      <w:bookmarkStart w:id="84" w:name="_Toc244043061"/>
      <w:r>
        <w:t>CODIFICACIÓN DEL PROYECTO CLIENTE ESCRITORIO</w:t>
      </w:r>
      <w:bookmarkEnd w:id="84"/>
    </w:p>
    <w:p w14:paraId="42E12528" w14:textId="77777777" w:rsidR="00A64875" w:rsidRDefault="000D7AA2">
      <w:pPr>
        <w:pStyle w:val="Ttulo3"/>
      </w:pPr>
      <w:bookmarkStart w:id="85" w:name="_Toc244043062"/>
      <w:r>
        <w:t>CREACIÓN DE MODELOS</w:t>
      </w:r>
      <w:bookmarkEnd w:id="85"/>
    </w:p>
    <w:p w14:paraId="525B3EE1" w14:textId="77777777" w:rsidR="00A64875" w:rsidRDefault="000D7AA2">
      <w:pPr>
        <w:rPr>
          <w:i/>
          <w:iCs/>
        </w:rPr>
      </w:pPr>
      <w:r>
        <w:t>ModelosRest.cs define los tipos de intercambio y el estado que necesita la ventana. Las unidades se presentan como opciones del catálogo del proyecto.</w:t>
      </w:r>
    </w:p>
    <w:p w14:paraId="1188254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modelo - Cliente escritorio</w:t>
      </w:r>
    </w:p>
    <w:p w14:paraId="2F0B62C6" w14:textId="77777777" w:rsidR="00A64875" w:rsidRDefault="000D7AA2">
      <w:pPr>
        <w:pStyle w:val="Ttulo4"/>
      </w:pPr>
      <w:bookmarkStart w:id="86" w:name="_Toc244043109"/>
      <w:r>
        <w:t>Figura 34. Creación de modelo - Cliente escritorio</w:t>
      </w:r>
      <w:bookmarkEnd w:id="86"/>
    </w:p>
    <w:p w14:paraId="62D90611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3ACAA699" w14:textId="77777777" w:rsidR="00A64875" w:rsidRDefault="000D7AA2">
      <w:pPr>
        <w:rPr>
          <w:i/>
          <w:iCs/>
        </w:rPr>
      </w:pPr>
      <w:r>
        <w:t>ControladorConversor conserva el token, coordina inicio de sesión y conversión y utiliza ClienteRest. La ventana no construye directamente las solicitudes remotas.</w:t>
      </w:r>
    </w:p>
    <w:p w14:paraId="0B660F0E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Código de ClienteRest - Cliente escritorio</w:t>
      </w:r>
    </w:p>
    <w:p w14:paraId="655C4CE6" w14:textId="77777777" w:rsidR="00A64875" w:rsidRDefault="000D7AA2">
      <w:pPr>
        <w:pStyle w:val="Ttulo4"/>
      </w:pPr>
      <w:bookmarkStart w:id="87" w:name="_Toc244043110"/>
      <w:r>
        <w:t>Figura 35. Código de ClienteRest - Cliente escritorio</w:t>
      </w:r>
      <w:bookmarkEnd w:id="87"/>
    </w:p>
    <w:p w14:paraId="20FEF1F7" w14:textId="77777777" w:rsidR="00A64875" w:rsidRDefault="000D7AA2">
      <w:pPr>
        <w:pStyle w:val="Ttulo5"/>
      </w:pPr>
      <w:bookmarkStart w:id="88" w:name="_Toc244043139"/>
      <w:r>
        <w:t>Tabla 13. ControladorConversor.cs - Cliente escritorio</w:t>
      </w:r>
      <w:bookmarkEnd w:id="88"/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60BC238" w14:textId="77777777">
        <w:tc>
          <w:tcPr>
            <w:tcW w:w="8494" w:type="dxa"/>
            <w:shd w:val="clear" w:color="auto" w:fill="D9D9D9"/>
          </w:tcPr>
          <w:p w14:paraId="6F95657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ClienteEscritorioGR09.Modelos;</w:t>
            </w:r>
          </w:p>
          <w:p w14:paraId="5162BD8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ClienteEscritorioGR09.Servicios;</w:t>
            </w:r>
          </w:p>
          <w:p w14:paraId="540CE317" w14:textId="77777777" w:rsidR="00B65A91" w:rsidRDefault="00B65A91">
            <w:pPr>
              <w:spacing w:line="180" w:lineRule="auto"/>
            </w:pPr>
          </w:p>
          <w:p w14:paraId="0D70D26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ClienteEscritorioGR09.Controladores;</w:t>
            </w:r>
          </w:p>
          <w:p w14:paraId="3C44AC95" w14:textId="77777777" w:rsidR="00B65A91" w:rsidRDefault="00B65A91">
            <w:pPr>
              <w:spacing w:line="180" w:lineRule="auto"/>
            </w:pPr>
          </w:p>
          <w:p w14:paraId="319DB0F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ControladorConversor(ClienteRest servicio)</w:t>
            </w:r>
          </w:p>
          <w:p w14:paraId="0999B4B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68B7906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readonly EstadoCliente _estado = new();</w:t>
            </w:r>
          </w:p>
          <w:p w14:paraId="652C704D" w14:textId="77777777" w:rsidR="00B65A91" w:rsidRDefault="00B65A91">
            <w:pPr>
              <w:spacing w:line="180" w:lineRule="auto"/>
            </w:pPr>
          </w:p>
          <w:p w14:paraId="74DD177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async Task&lt;TokenRespuesta&gt; IniciarSesionAsync(string usuario, string clave)</w:t>
            </w:r>
          </w:p>
          <w:p w14:paraId="60DABDE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42B3EFE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respuesta = await servicio.Inicia</w:t>
            </w:r>
            <w:r>
              <w:rPr>
                <w:rFonts w:ascii="Consolas" w:hAnsi="Consolas" w:cs="Consolas"/>
                <w:sz w:val="16"/>
              </w:rPr>
              <w:t>rSesionAsync(new SolicitudInicioSesion(usuario, clave));</w:t>
            </w:r>
          </w:p>
          <w:p w14:paraId="0C07587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_estado.Token = respuesta.Token;</w:t>
            </w:r>
          </w:p>
          <w:p w14:paraId="10D9CE7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_estado.Usuario = respuesta.Usuario;</w:t>
            </w:r>
          </w:p>
          <w:p w14:paraId="0ED32B3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respuesta;</w:t>
            </w:r>
          </w:p>
          <w:p w14:paraId="562C967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0796599C" w14:textId="77777777" w:rsidR="00B65A91" w:rsidRDefault="00B65A91">
            <w:pPr>
              <w:spacing w:line="180" w:lineRule="auto"/>
            </w:pPr>
          </w:p>
          <w:p w14:paraId="2DF8767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Task&lt;CatalogoRespuesta&gt; ObtenerCatalogoAsync() =&gt; servicio.ObtenerCat</w:t>
            </w:r>
            <w:r>
              <w:rPr>
                <w:rFonts w:ascii="Consolas" w:hAnsi="Consolas" w:cs="Consolas"/>
                <w:sz w:val="16"/>
              </w:rPr>
              <w:t>alogoAsync();</w:t>
            </w:r>
          </w:p>
          <w:p w14:paraId="2FE65175" w14:textId="77777777" w:rsidR="00B65A91" w:rsidRDefault="00B65A91">
            <w:pPr>
              <w:spacing w:line="180" w:lineRule="auto"/>
            </w:pPr>
          </w:p>
          <w:p w14:paraId="31CFCA4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Task&lt;ConversionRespuesta&gt; ConvertirAsync(</w:t>
            </w:r>
          </w:p>
          <w:p w14:paraId="0B8EBD7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magnitud,</w:t>
            </w:r>
          </w:p>
          <w:p w14:paraId="7E06306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valor,</w:t>
            </w:r>
          </w:p>
          <w:p w14:paraId="4E7BBA8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origen,</w:t>
            </w:r>
          </w:p>
          <w:p w14:paraId="7BAFC87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destino) =&gt;</w:t>
            </w:r>
          </w:p>
          <w:p w14:paraId="21A9C3D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servicio.ConvertirAsync(</w:t>
            </w:r>
          </w:p>
          <w:p w14:paraId="08CABD7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magnitud,</w:t>
            </w:r>
          </w:p>
          <w:p w14:paraId="64D4289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new ConversionSolicitud(</w:t>
            </w:r>
            <w:r>
              <w:rPr>
                <w:rFonts w:ascii="Consolas" w:hAnsi="Consolas" w:cs="Consolas"/>
                <w:sz w:val="16"/>
              </w:rPr>
              <w:t>valor, origen, destino),</w:t>
            </w:r>
          </w:p>
          <w:p w14:paraId="3A26344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_estado.Token ?? throw new InvalidOperationException("Inicie sesión antes de convertir."));</w:t>
            </w:r>
          </w:p>
          <w:p w14:paraId="66B122B8" w14:textId="77777777" w:rsidR="00B65A91" w:rsidRDefault="00B65A91">
            <w:pPr>
              <w:spacing w:line="180" w:lineRule="auto"/>
            </w:pPr>
          </w:p>
          <w:p w14:paraId="348DE84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async Task CerrarSesionAsync()</w:t>
            </w:r>
          </w:p>
          <w:p w14:paraId="4313BF4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679F0E4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(_estado.Token is null)</w:t>
            </w:r>
          </w:p>
          <w:p w14:paraId="5BF42FD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41DCD1E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 w14:paraId="4F6C7F1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1054E489" w14:textId="77777777" w:rsidR="00B65A91" w:rsidRDefault="00B65A91">
            <w:pPr>
              <w:spacing w:line="180" w:lineRule="auto"/>
            </w:pPr>
          </w:p>
          <w:p w14:paraId="23D0185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_estado.Token;</w:t>
            </w:r>
          </w:p>
          <w:p w14:paraId="014185E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_estado.Token = null;</w:t>
            </w:r>
          </w:p>
          <w:p w14:paraId="49BB151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await servicio.CerrarSesionAsync(token);</w:t>
            </w:r>
          </w:p>
          <w:p w14:paraId="2925A85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24B8F13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6C26D15B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283A894B" w14:textId="77777777" w:rsidR="00A64875" w:rsidRDefault="000D7AA2">
      <w:pPr>
        <w:rPr>
          <w:i/>
          <w:iCs/>
        </w:rPr>
      </w:pPr>
      <w:r>
        <w:lastRenderedPageBreak/>
        <w:t>VentanaPrincipal.xaml define los controles WPF y VentanaPrincipal.xaml.cs maneja eventos de interfaz. El formulario muestra autenticación y conversión de acuerdo con el estado de sesión.</w:t>
      </w:r>
    </w:p>
    <w:p w14:paraId="68B1D83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76" w:after="376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escritorio</w:t>
      </w:r>
    </w:p>
    <w:p w14:paraId="09BF9065" w14:textId="77777777" w:rsidR="00A64875" w:rsidRDefault="000D7AA2">
      <w:pPr>
        <w:pStyle w:val="Ttulo4"/>
      </w:pPr>
      <w:bookmarkStart w:id="89" w:name="_Toc244043111"/>
      <w:r>
        <w:t>Figura 36. Creación de vistas - Cliente escritorio</w:t>
      </w:r>
      <w:bookmarkEnd w:id="89"/>
    </w:p>
    <w:p w14:paraId="151315D6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CLASE PRINCIPAL (EJECUCIÓN)</w:t>
      </w:r>
    </w:p>
    <w:p w14:paraId="18396D7D" w14:textId="77777777" w:rsidR="00A64875" w:rsidRDefault="000D7AA2">
      <w:r>
        <w:t>Aplicacion.xaml y su código asociado conservan el arranque nativo de WPF. La ventana principal muestra el acceso antes de habilitar las operaciones de conversión.</w:t>
      </w:r>
    </w:p>
    <w:p w14:paraId="6E2A177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64" w:after="36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escritorio</w:t>
      </w:r>
    </w:p>
    <w:p w14:paraId="5FD3463C" w14:textId="77777777" w:rsidR="00A64875" w:rsidRDefault="000D7AA2">
      <w:pPr>
        <w:pStyle w:val="Ttulo4"/>
      </w:pPr>
      <w:bookmarkStart w:id="90" w:name="_Toc244043112"/>
      <w:r>
        <w:t>Figura 37. Creación de vistas - Cliente escritorio</w:t>
      </w:r>
      <w:bookmarkEnd w:id="90"/>
    </w:p>
    <w:p w14:paraId="473A5E83" w14:textId="77777777" w:rsidR="00A64875" w:rsidRDefault="00A64875"/>
    <w:p w14:paraId="2548A4F4" w14:textId="77777777" w:rsidR="00A64875" w:rsidRDefault="000D7AA2">
      <w:pPr>
        <w:pStyle w:val="Ttulo3"/>
      </w:pPr>
      <w:bookmarkStart w:id="91" w:name="_Toc244043063"/>
      <w:r>
        <w:lastRenderedPageBreak/>
        <w:t>EJECUCIÓN DEL CLIENTE DE ESCRITORIO</w:t>
      </w:r>
      <w:bookmarkEnd w:id="91"/>
    </w:p>
    <w:p w14:paraId="6EECE48D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704" w:after="1704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escritorio</w:t>
      </w:r>
    </w:p>
    <w:p w14:paraId="1108F31B" w14:textId="77777777" w:rsidR="00A64875" w:rsidRDefault="000D7AA2">
      <w:pPr>
        <w:pStyle w:val="Ttulo4"/>
      </w:pPr>
      <w:bookmarkStart w:id="92" w:name="_Toc244043113"/>
      <w:r>
        <w:t>Figura 38. Login - Cliente escritorio</w:t>
      </w:r>
      <w:bookmarkEnd w:id="92"/>
    </w:p>
    <w:p w14:paraId="1F630C48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08" w:after="1908" w:line="240" w:lineRule="exact"/>
        <w:jc w:val="center"/>
        <w:rPr>
          <w:i/>
          <w:iCs/>
          <w:color w:val="1F497D"/>
          <w:sz w:val="18"/>
          <w:szCs w:val="18"/>
        </w:rPr>
      </w:pPr>
      <w:bookmarkStart w:id="93" w:name="_xbnp2zcdk5zv" w:colFirst="0" w:colLast="0"/>
      <w:bookmarkEnd w:id="93"/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escritorio</w:t>
      </w:r>
    </w:p>
    <w:p w14:paraId="35DAE5D9" w14:textId="77777777" w:rsidR="00A64875" w:rsidRDefault="000D7AA2">
      <w:pPr>
        <w:pStyle w:val="Ttulo4"/>
      </w:pPr>
      <w:bookmarkStart w:id="94" w:name="_Toc244043114"/>
      <w:r>
        <w:t>Figura 39. Pantalla de Conversiones - Cliente escritorio</w:t>
      </w:r>
      <w:bookmarkEnd w:id="94"/>
    </w:p>
    <w:p w14:paraId="29B07872" w14:textId="77777777" w:rsidR="00A64875" w:rsidRDefault="000D7AA2">
      <w:pPr>
        <w:pStyle w:val="Ttulo2"/>
      </w:pPr>
      <w:bookmarkStart w:id="95" w:name="_Toc244043064"/>
      <w:r>
        <w:t>CLIENTE WEB</w:t>
      </w:r>
      <w:bookmarkEnd w:id="95"/>
    </w:p>
    <w:p w14:paraId="7209733F" w14:textId="77777777" w:rsidR="00A64875" w:rsidRDefault="000D7AA2">
      <w:pPr>
        <w:pStyle w:val="Ttulo3"/>
      </w:pPr>
      <w:bookmarkStart w:id="96" w:name="_Toc244043065"/>
      <w:r>
        <w:t>CREACIÓN DEL PROYECTO</w:t>
      </w:r>
      <w:bookmarkEnd w:id="96"/>
    </w:p>
    <w:p w14:paraId="6F971CD0" w14:textId="77777777" w:rsidR="00A64875" w:rsidRDefault="000D7AA2">
      <w:r>
        <w:t>El cliente web es ASP.NET Core MVC net10.0. Abre ClienteWebGR09.csproj; Aplicacion.cs registra MVC, el adaptador remoto y la sesión antes de configurar las rutas.</w:t>
      </w:r>
    </w:p>
    <w:p w14:paraId="13394B2E" w14:textId="77777777" w:rsidR="00A64875" w:rsidRDefault="000D7AA2">
      <w:pPr>
        <w:pStyle w:val="Ttulo3"/>
      </w:pPr>
      <w:bookmarkStart w:id="97" w:name="_Toc244043066"/>
      <w:r>
        <w:t>ESTRUCTURA DEL PROYECTO</w:t>
      </w:r>
      <w:bookmarkEnd w:id="97"/>
    </w:p>
    <w:p w14:paraId="1805E1AE" w14:textId="77777777" w:rsidR="00A64875" w:rsidRDefault="000D7AA2">
      <w:r>
        <w:t>La web separa Controladores, Modelos, Servicios y Vistas Razor. Una convención de nombres permite utilizar ControladorInicio y rutas de vistas en español.</w:t>
      </w:r>
    </w:p>
    <w:p w14:paraId="34AF8C01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web</w:t>
      </w:r>
    </w:p>
    <w:p w14:paraId="4D9ADA41" w14:textId="77777777" w:rsidR="00A64875" w:rsidRDefault="000D7AA2">
      <w:pPr>
        <w:pStyle w:val="Ttulo4"/>
      </w:pPr>
      <w:bookmarkStart w:id="98" w:name="_Toc244043115"/>
      <w:r>
        <w:t>Figura 40. Estructura del proyecto - Cliente web</w:t>
      </w:r>
      <w:bookmarkEnd w:id="98"/>
    </w:p>
    <w:p w14:paraId="48B3CBED" w14:textId="77777777" w:rsidR="00A64875" w:rsidRDefault="000D7AA2">
      <w:pPr>
        <w:pStyle w:val="Ttulo2"/>
      </w:pPr>
      <w:bookmarkStart w:id="99" w:name="_Toc244043067"/>
      <w:r>
        <w:t>CODIFICACIÓN DEL PROYECTO CLIENTE WEB</w:t>
      </w:r>
      <w:bookmarkEnd w:id="99"/>
    </w:p>
    <w:p w14:paraId="34A3148C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CONSUMO DEL SERVICIO RESTFUL (CONTROLADOR MVC)</w:t>
      </w:r>
    </w:p>
    <w:p w14:paraId="6F580357" w14:textId="77777777" w:rsidR="00A64875" w:rsidRDefault="000D7AA2">
      <w:pPr>
        <w:rPr>
          <w:i/>
          <w:iCs/>
        </w:rPr>
      </w:pPr>
      <w:r>
        <w:t>ControladorInicio procesa las acciones web y ClienteRest realiza las llamadas remotas. El token se conserva en la sesión HTTP. La configuración de lanzamiento publica el cliente en http://127.0.0.1:5082.</w:t>
      </w:r>
    </w:p>
    <w:p w14:paraId="1E85218F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ControladorInicio.cs y adaptador remoto - Cliente web</w:t>
      </w:r>
    </w:p>
    <w:p w14:paraId="746535A6" w14:textId="77777777" w:rsidR="00A64875" w:rsidRDefault="000D7AA2">
      <w:pPr>
        <w:pStyle w:val="Ttulo4"/>
      </w:pPr>
      <w:bookmarkStart w:id="100" w:name="_Toc244043116"/>
      <w:r>
        <w:t>Figura 41. ControladorInicio.cs y adaptador remoto - Cliente web</w:t>
      </w:r>
      <w:bookmarkEnd w:id="100"/>
    </w:p>
    <w:p w14:paraId="69C8252D" w14:textId="77777777" w:rsidR="00A64875" w:rsidRDefault="000D7AA2">
      <w:pPr>
        <w:pStyle w:val="Ttulo5"/>
      </w:pPr>
      <w:bookmarkStart w:id="101" w:name="_Toc244043140"/>
      <w:r>
        <w:t>Tabla 14. Acción Convertir - ControladorInicio.cs</w:t>
      </w:r>
      <w:bookmarkEnd w:id="101"/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6959C33" w14:textId="77777777">
        <w:tc>
          <w:tcPr>
            <w:tcW w:w="8494" w:type="dxa"/>
            <w:shd w:val="clear" w:color="auto" w:fill="D9D9D9"/>
          </w:tcPr>
          <w:p w14:paraId="3E47239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async Task&lt;IActi</w:t>
            </w:r>
            <w:r>
              <w:rPr>
                <w:rFonts w:ascii="Consolas" w:hAnsi="Consolas" w:cs="Consolas"/>
                <w:sz w:val="16"/>
              </w:rPr>
              <w:t>onResult&gt; Convertir(ModeloConversion modelo)</w:t>
            </w:r>
          </w:p>
          <w:p w14:paraId="4A2C1A9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1904CD1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HttpContext.Session.GetString(ClaveToken);</w:t>
            </w:r>
          </w:p>
          <w:p w14:paraId="683C30E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(token is null)</w:t>
            </w:r>
          </w:p>
          <w:p w14:paraId="682D40C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2B1AB58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RedirectToAction(nameof(IniciarSesion));</w:t>
            </w:r>
          </w:p>
          <w:p w14:paraId="3AB2244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5F278346" w14:textId="77777777" w:rsidR="00B65A91" w:rsidRDefault="00B65A91">
            <w:pPr>
              <w:spacing w:line="180" w:lineRule="auto"/>
            </w:pPr>
          </w:p>
          <w:p w14:paraId="09E4047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0B8B78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09901B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await CargarCatalogoAsync(modelo);</w:t>
            </w:r>
          </w:p>
          <w:p w14:paraId="08E286F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(string.IsNullOrWhiteSpace(modelo.Magnitud)</w:t>
            </w:r>
          </w:p>
          <w:p w14:paraId="75609D4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|| !modelo.Catalogo.TryGetValue(modelo.Magnitud, out var unidades))</w:t>
            </w:r>
          </w:p>
          <w:p w14:paraId="167D9EB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6C3DC6E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ModelState.AddModelError(nameof(modelo.Magnitud), "Seleccione una magnitud válida.");</w:t>
            </w:r>
          </w:p>
          <w:p w14:paraId="1903E3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modelo.Magnitud = "longitud";</w:t>
            </w:r>
          </w:p>
          <w:p w14:paraId="4539D60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</w:t>
            </w:r>
            <w:r>
              <w:rPr>
                <w:rFonts w:ascii="Consolas" w:hAnsi="Consolas" w:cs="Consolas"/>
                <w:sz w:val="16"/>
              </w:rPr>
              <w:t xml:space="preserve">  }</w:t>
            </w:r>
          </w:p>
          <w:p w14:paraId="56D55C5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else if (!unidades.Contains(modelo.UnidadOrigen, StringComparer.OrdinalIgnoreCase)</w:t>
            </w:r>
          </w:p>
          <w:p w14:paraId="5243F7C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|| !unidades.Contains(modelo.UnidadDestino, StringComparer.OrdinalIgnoreCase))</w:t>
            </w:r>
          </w:p>
          <w:p w14:paraId="1485716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5E5C234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ModelState.AddModelError(nameof(</w:t>
            </w:r>
            <w:r>
              <w:rPr>
                <w:rFonts w:ascii="Consolas" w:hAnsi="Consolas" w:cs="Consolas"/>
                <w:sz w:val="16"/>
              </w:rPr>
              <w:t>modelo.UnidadOrigen), "Seleccione unidades válidas para la magnitud.");</w:t>
            </w:r>
          </w:p>
          <w:p w14:paraId="0FC34B9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5237BB0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(modelo.Valor is not double valor || !double.IsFinite(valor))</w:t>
            </w:r>
          </w:p>
          <w:p w14:paraId="3F0F710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4E6F35A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ModelState.AddModelError(nameof(modelo.Valor), "Ingrese un núme</w:t>
            </w:r>
            <w:r>
              <w:rPr>
                <w:rFonts w:ascii="Consolas" w:hAnsi="Consolas" w:cs="Consolas"/>
                <w:sz w:val="16"/>
              </w:rPr>
              <w:t>ro finito.");</w:t>
            </w:r>
          </w:p>
          <w:p w14:paraId="1B6A8FB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6218ABA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else if (string.Equals(modelo.Magnitud, "masa", StringComparison.OrdinalIgnoreCase) &amp;&amp; valor &lt; 0)</w:t>
            </w:r>
          </w:p>
          <w:p w14:paraId="677E4B1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73144D6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ModelState.AddModelError(nameof(modelo.Valor), "La masa no puede ser negativa.");</w:t>
            </w:r>
          </w:p>
          <w:p w14:paraId="6CEA7F9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</w:t>
            </w:r>
            <w:r>
              <w:rPr>
                <w:rFonts w:ascii="Consolas" w:hAnsi="Consolas" w:cs="Consolas"/>
                <w:sz w:val="16"/>
              </w:rPr>
              <w:t xml:space="preserve">      }</w:t>
            </w:r>
          </w:p>
          <w:p w14:paraId="7B2EE5E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if (!ModelState.IsValid)</w:t>
            </w:r>
          </w:p>
          <w:p w14:paraId="5135D0F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189E60A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View(modelo);</w:t>
            </w:r>
          </w:p>
          <w:p w14:paraId="0EEFE1F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23BC3951" w14:textId="77777777" w:rsidR="00B65A91" w:rsidRDefault="00B65A91">
            <w:pPr>
              <w:spacing w:line="180" w:lineRule="auto"/>
            </w:pPr>
          </w:p>
          <w:p w14:paraId="06EF8C9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respuesta = await servicio.ConvertirAsync(</w:t>
            </w:r>
          </w:p>
          <w:p w14:paraId="2EF0CD6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modelo.Magnitud,</w:t>
            </w:r>
          </w:p>
          <w:p w14:paraId="6705A94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new ConversionSolicitud(modelo.Valor!.Value, modelo.UnidadOrigen, modelo.UnidadDestino),</w:t>
            </w:r>
          </w:p>
          <w:p w14:paraId="5F3B40E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token);</w:t>
            </w:r>
          </w:p>
          <w:p w14:paraId="7F37099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(!double.IsFinite(respuesta.Resultado))</w:t>
            </w:r>
          </w:p>
          <w:p w14:paraId="7D78780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11A1234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InvalidOperationException("El se</w:t>
            </w:r>
            <w:r>
              <w:rPr>
                <w:rFonts w:ascii="Consolas" w:hAnsi="Consolas" w:cs="Consolas"/>
                <w:sz w:val="16"/>
              </w:rPr>
              <w:t>rvidor devolvió un resultado inválido.");</w:t>
            </w:r>
          </w:p>
          <w:p w14:paraId="6DD2E49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4E9906A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modelo.Resultado = respuesta.Mensaje;</w:t>
            </w:r>
          </w:p>
          <w:p w14:paraId="5FA0B6F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3398F9F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(ExcepcionServicio ex) when (ex.Codigo == StatusCodes.Status401Unauthorized)</w:t>
            </w:r>
          </w:p>
          <w:p w14:paraId="0EB9CAA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08A0275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HttpContext.Session.Clear()</w:t>
            </w:r>
            <w:r>
              <w:rPr>
                <w:rFonts w:ascii="Consolas" w:hAnsi="Consolas" w:cs="Consolas"/>
                <w:sz w:val="16"/>
              </w:rPr>
              <w:t>;</w:t>
            </w:r>
          </w:p>
          <w:p w14:paraId="0310D5D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TempData["Mensaje"] = "La sesión expiró. Inicie sesión nuevamente.";</w:t>
            </w:r>
          </w:p>
          <w:p w14:paraId="37E898A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RedirectToAction(nameof(IniciarSesion));</w:t>
            </w:r>
          </w:p>
          <w:p w14:paraId="71345E8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011B9CE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(InvalidOperationException ex)</w:t>
            </w:r>
          </w:p>
          <w:p w14:paraId="1B5E98B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17148B2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modelo.MensajeError = ex.Message;</w:t>
            </w:r>
          </w:p>
          <w:p w14:paraId="0A2C30A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5C524234" w14:textId="77777777" w:rsidR="00B65A91" w:rsidRDefault="00B65A91">
            <w:pPr>
              <w:spacing w:line="180" w:lineRule="auto"/>
            </w:pPr>
          </w:p>
          <w:p w14:paraId="5AC29F7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ViewBag.Usuario = HttpContext.Session.GetString(ClaveUsuario);</w:t>
            </w:r>
          </w:p>
          <w:p w14:paraId="776B8C6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View(modelo);</w:t>
            </w:r>
          </w:p>
          <w:p w14:paraId="73F69A9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496286B" w14:textId="77777777" w:rsidR="00A64875" w:rsidRDefault="000D7AA2">
      <w:pPr>
        <w:pStyle w:val="Ttulo5"/>
      </w:pPr>
      <w:bookmarkStart w:id="102" w:name="_Toc244043141"/>
      <w:r>
        <w:lastRenderedPageBreak/>
        <w:t>Tabla 15. Acción IniciarSesion - ControladorInicio.cs</w:t>
      </w:r>
      <w:bookmarkEnd w:id="102"/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34AE789" w14:textId="77777777">
        <w:tc>
          <w:tcPr>
            <w:tcW w:w="8494" w:type="dxa"/>
            <w:shd w:val="clear" w:color="auto" w:fill="D9D9D9"/>
          </w:tcPr>
          <w:p w14:paraId="4F996D2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async Task&lt;IActionResult&gt; IniciarSesion(ModeloInicioSesion modelo)</w:t>
            </w:r>
          </w:p>
          <w:p w14:paraId="4BFE758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BEF5A2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(!ModelState.IsValid)</w:t>
            </w:r>
          </w:p>
          <w:p w14:paraId="2862D7D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72FF6A8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View(modelo);</w:t>
            </w:r>
          </w:p>
          <w:p w14:paraId="4BA6E74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5D038301" w14:textId="77777777" w:rsidR="00B65A91" w:rsidRDefault="00B65A91">
            <w:pPr>
              <w:spacing w:line="180" w:lineRule="auto"/>
            </w:pPr>
          </w:p>
          <w:p w14:paraId="6AC5B30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</w:t>
            </w:r>
          </w:p>
          <w:p w14:paraId="3D70E79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2F711E3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var sesion = await servicio.IniciarSesionAsync(</w:t>
            </w:r>
          </w:p>
          <w:p w14:paraId="21A0EAB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</w:t>
            </w:r>
            <w:r>
              <w:rPr>
                <w:rFonts w:ascii="Consolas" w:hAnsi="Consolas" w:cs="Consolas"/>
                <w:sz w:val="16"/>
              </w:rPr>
              <w:t xml:space="preserve">         new SolicitudInicioSesion(modelo.Usuario, modelo.Clave));</w:t>
            </w:r>
          </w:p>
          <w:p w14:paraId="355933F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HttpContext.Session.SetString(ClaveToken, sesion.Token);</w:t>
            </w:r>
          </w:p>
          <w:p w14:paraId="3A2A66A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HttpContext.Session.SetString(ClaveUsuario, sesion.Usuario);</w:t>
            </w:r>
          </w:p>
          <w:p w14:paraId="07B05D0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RedirectToAction(nameof(Conv</w:t>
            </w:r>
            <w:r>
              <w:rPr>
                <w:rFonts w:ascii="Consolas" w:hAnsi="Consolas" w:cs="Consolas"/>
                <w:sz w:val="16"/>
              </w:rPr>
              <w:t>ertir));</w:t>
            </w:r>
          </w:p>
          <w:p w14:paraId="13EC7E0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72AC834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catch (InvalidOperationException ex)</w:t>
            </w:r>
          </w:p>
          <w:p w14:paraId="5F350A5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10DB8E6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ModelState.AddModelError("", ex.Message);</w:t>
            </w:r>
          </w:p>
          <w:p w14:paraId="51F26EC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View(modelo);</w:t>
            </w:r>
          </w:p>
          <w:p w14:paraId="5C911AC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45BCB3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}</w:t>
            </w:r>
          </w:p>
        </w:tc>
      </w:tr>
    </w:tbl>
    <w:p w14:paraId="1BA15CB8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CREACIÓN DE VISTAS</w:t>
      </w:r>
    </w:p>
    <w:p w14:paraId="186ED2B1" w14:textId="77777777" w:rsidR="00A64875" w:rsidRDefault="000D7AA2">
      <w:pPr>
        <w:rPr>
          <w:i/>
          <w:iCs/>
        </w:rPr>
      </w:pPr>
      <w:r>
        <w:t>Vistas/Inicio/IniciarSesion.cshtml contiene el acceso y Convertir.cshtml presenta el catálogo y el resultado. Los formularios Razor llaman a ControladorInicio y conservan la sesión sin mezclar la interfaz con el cliente HTTP.</w:t>
      </w:r>
    </w:p>
    <w:p w14:paraId="6E958D97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641" w:after="641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Vistas Razor - Cliente web</w:t>
      </w:r>
    </w:p>
    <w:p w14:paraId="7A65CA05" w14:textId="77777777" w:rsidR="00A64875" w:rsidRDefault="000D7AA2">
      <w:pPr>
        <w:pStyle w:val="Ttulo4"/>
      </w:pPr>
      <w:bookmarkStart w:id="103" w:name="_Toc244043117"/>
      <w:r>
        <w:t>Figura 42. Vistas Razor - Cliente web</w:t>
      </w:r>
      <w:bookmarkEnd w:id="103"/>
    </w:p>
    <w:p w14:paraId="2E041EE0" w14:textId="77777777" w:rsidR="00A64875" w:rsidRDefault="000D7AA2">
      <w:pPr>
        <w:pStyle w:val="Ttulo5"/>
      </w:pPr>
      <w:bookmarkStart w:id="104" w:name="_Toc244043142"/>
      <w:r>
        <w:t>Tabla 16. Formulario Razor de conversión</w:t>
      </w:r>
      <w:bookmarkEnd w:id="104"/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988118F" w14:textId="77777777">
        <w:tc>
          <w:tcPr>
            <w:tcW w:w="8494" w:type="dxa"/>
            <w:shd w:val="clear" w:color="auto" w:fill="D9D9D9"/>
          </w:tcPr>
          <w:p w14:paraId="6F2130F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&lt;form asp-action="Convertir" method="post" class="formulario-conversion" id="formulario-conversion"&gt;</w:t>
            </w:r>
          </w:p>
          <w:p w14:paraId="6761744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asp-validation-summary="ModelOnly" class="error-</w:t>
            </w:r>
            <w:r>
              <w:rPr>
                <w:rFonts w:ascii="Consolas" w:hAnsi="Consolas" w:cs="Consolas"/>
                <w:sz w:val="16"/>
              </w:rPr>
              <w:t>formulario"&gt;&lt;/div&gt;</w:t>
            </w:r>
          </w:p>
          <w:p w14:paraId="20B60F1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&lt;label asp-for="Magnitud"&gt;Magnitud&lt;/label&gt;</w:t>
            </w:r>
          </w:p>
          <w:p w14:paraId="036D127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&lt;select asp-for="Magnitud" id="Magnitud" class="campo"&gt;</w:t>
            </w:r>
          </w:p>
          <w:p w14:paraId="0A6AFCF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@foreach (var magnitud in Model.Catalogo.Keys)</w:t>
            </w:r>
          </w:p>
          <w:p w14:paraId="4576272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{</w:t>
            </w:r>
          </w:p>
          <w:p w14:paraId="60C8E43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&lt;option value="@magnitud" selected="@(Model.Magnitud == magnitud ? "selected" : null)"&gt;@magnitud&lt;/option&gt;</w:t>
            </w:r>
          </w:p>
          <w:p w14:paraId="15E75AF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 w14:paraId="679A42F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&lt;/select&gt;</w:t>
            </w:r>
          </w:p>
          <w:p w14:paraId="2407301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 asp-validation-for="Magnitud" class="error-formulario"&gt;&lt;/span&gt;</w:t>
            </w:r>
          </w:p>
          <w:p w14:paraId="42CD4EC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&lt;label asp-for="V</w:t>
            </w:r>
            <w:r>
              <w:rPr>
                <w:rFonts w:ascii="Consolas" w:hAnsi="Consolas" w:cs="Consolas"/>
                <w:sz w:val="16"/>
              </w:rPr>
              <w:t>alor"&gt;Valor&lt;/label&gt;</w:t>
            </w:r>
          </w:p>
          <w:p w14:paraId="59531EE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&lt;input asp-for="Valor" type="number" step="any" class="campo" /&gt;</w:t>
            </w:r>
          </w:p>
          <w:p w14:paraId="64D44C4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 asp-validation-for="Valor" class="error-formulario"&gt;&lt;/span&gt;</w:t>
            </w:r>
          </w:p>
          <w:p w14:paraId="3F7EC53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class="cuadricula-unidades"&gt;</w:t>
            </w:r>
          </w:p>
          <w:p w14:paraId="7D5F9F4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&lt;div&gt;</w:t>
            </w:r>
          </w:p>
          <w:p w14:paraId="586E1C4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&lt;label asp-fo</w:t>
            </w:r>
            <w:r>
              <w:rPr>
                <w:rFonts w:ascii="Consolas" w:hAnsi="Consolas" w:cs="Consolas"/>
                <w:sz w:val="16"/>
              </w:rPr>
              <w:t>r="UnidadOrigen"&gt;Unidad de origen&lt;/label&gt;</w:t>
            </w:r>
          </w:p>
          <w:p w14:paraId="1340376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&lt;select asp-for="UnidadOrigen" id="UnidadOrigen" class="campo"&gt;</w:t>
            </w:r>
          </w:p>
          <w:p w14:paraId="219A08D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@foreach (var grupo in Model.Catalogo)</w:t>
            </w:r>
          </w:p>
          <w:p w14:paraId="2D51F03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{</w:t>
            </w:r>
          </w:p>
          <w:p w14:paraId="3B78DB6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foreach (var unidad in grupo.</w:t>
            </w:r>
            <w:r>
              <w:rPr>
                <w:rFonts w:ascii="Consolas" w:hAnsi="Consolas" w:cs="Consolas"/>
                <w:sz w:val="16"/>
              </w:rPr>
              <w:t>Value)</w:t>
            </w:r>
          </w:p>
          <w:p w14:paraId="2685B01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{</w:t>
            </w:r>
          </w:p>
          <w:p w14:paraId="71C172F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&lt;option value="@unidad" data-magnitud="@grupo.Key" selected="@(Model.UnidadOrigen == unidad ? "selected" : null)"&gt;@unidad&lt;/option&gt;</w:t>
            </w:r>
          </w:p>
          <w:p w14:paraId="25645D4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}</w:t>
            </w:r>
          </w:p>
          <w:p w14:paraId="165C184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 w14:paraId="661C5CA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</w:t>
            </w:r>
            <w:r>
              <w:rPr>
                <w:rFonts w:ascii="Consolas" w:hAnsi="Consolas" w:cs="Consolas"/>
                <w:sz w:val="16"/>
              </w:rPr>
              <w:t>&lt;/select&gt;</w:t>
            </w:r>
          </w:p>
          <w:p w14:paraId="691BF62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asp-validation-for="UnidadOrigen" class="error-formulario"&gt;&lt;/span&gt;</w:t>
            </w:r>
          </w:p>
          <w:p w14:paraId="70BEC41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 w14:paraId="6176116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&lt;div&gt;</w:t>
            </w:r>
          </w:p>
          <w:p w14:paraId="0986954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&lt;label asp-for="UnidadDestino"&gt;Unidad de destino&lt;/label&gt;</w:t>
            </w:r>
          </w:p>
          <w:p w14:paraId="0B199E1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&lt;select asp-for="UnidadDestino"</w:t>
            </w:r>
            <w:r>
              <w:rPr>
                <w:rFonts w:ascii="Consolas" w:hAnsi="Consolas" w:cs="Consolas"/>
                <w:sz w:val="16"/>
              </w:rPr>
              <w:t xml:space="preserve"> id="UnidadDestino" class="campo"&gt;</w:t>
            </w:r>
          </w:p>
          <w:p w14:paraId="70D35F6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@foreach (var grupo in Model.Catalogo)</w:t>
            </w:r>
          </w:p>
          <w:p w14:paraId="7800CED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{</w:t>
            </w:r>
          </w:p>
          <w:p w14:paraId="520BB37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foreach (var unidad in grupo.Value)</w:t>
            </w:r>
          </w:p>
          <w:p w14:paraId="25F1DB3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                    {</w:t>
            </w:r>
          </w:p>
          <w:p w14:paraId="4A72A84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&lt;option value="@unidad" data-magnitud="@grupo.Key" selected="@(Model.UnidadDestino == unidad ? "selected" : null)"&gt;@unidad&lt;/option&gt;</w:t>
            </w:r>
          </w:p>
          <w:p w14:paraId="2BAEEF4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}</w:t>
            </w:r>
          </w:p>
          <w:p w14:paraId="711E732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 w14:paraId="38354CE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&lt;/select&gt;</w:t>
            </w:r>
          </w:p>
          <w:p w14:paraId="6FD425B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</w:t>
            </w:r>
            <w:r>
              <w:rPr>
                <w:rFonts w:ascii="Consolas" w:hAnsi="Consolas" w:cs="Consolas"/>
                <w:sz w:val="16"/>
              </w:rPr>
              <w:t>asp-validation-for="UnidadDestino" class="error-formulario"&gt;&lt;/span&gt;</w:t>
            </w:r>
          </w:p>
          <w:p w14:paraId="38B8AC1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 w14:paraId="1FAF901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 w14:paraId="2D381EC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&lt;button class="boton boton-principal" type="submit"&gt;Convertir&lt;/button&gt;</w:t>
            </w:r>
          </w:p>
          <w:p w14:paraId="5D023A6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&lt;/form&gt;</w:t>
            </w:r>
          </w:p>
        </w:tc>
      </w:tr>
    </w:tbl>
    <w:p w14:paraId="34166A00" w14:textId="77777777" w:rsidR="00A64875" w:rsidRDefault="000D7AA2">
      <w:pPr>
        <w:pStyle w:val="Ttulo5"/>
      </w:pPr>
      <w:bookmarkStart w:id="105" w:name="_Toc244043143"/>
      <w:r>
        <w:lastRenderedPageBreak/>
        <w:t>Tabla 17. Formulario Razor de inicio de sesión</w:t>
      </w:r>
      <w:bookmarkEnd w:id="105"/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DF0149A" w14:textId="77777777">
        <w:tc>
          <w:tcPr>
            <w:tcW w:w="8494" w:type="dxa"/>
            <w:shd w:val="clear" w:color="auto" w:fill="D9D9D9"/>
          </w:tcPr>
          <w:p w14:paraId="5AED4DA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&lt;form asp-actio</w:t>
            </w:r>
            <w:r>
              <w:rPr>
                <w:rFonts w:ascii="Consolas" w:hAnsi="Consolas" w:cs="Consolas"/>
                <w:sz w:val="16"/>
              </w:rPr>
              <w:t>n="IniciarSesion" method="post" class="formulario-apilado"&gt;</w:t>
            </w:r>
          </w:p>
          <w:p w14:paraId="5CC9D13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asp-validation-summary="ModelOnly" class="error-formulario"&gt;&lt;/div&gt;</w:t>
            </w:r>
          </w:p>
          <w:p w14:paraId="456C365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&lt;label asp-for="Usuario"&gt;Usuario&lt;/label&gt;</w:t>
            </w:r>
          </w:p>
          <w:p w14:paraId="636DC87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&lt;input asp-for="Usuario" autocomplete="username" class="cam</w:t>
            </w:r>
            <w:r>
              <w:rPr>
                <w:rFonts w:ascii="Consolas" w:hAnsi="Consolas" w:cs="Consolas"/>
                <w:sz w:val="16"/>
              </w:rPr>
              <w:t>po" /&gt;</w:t>
            </w:r>
          </w:p>
          <w:p w14:paraId="05B0C97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 asp-validation-for="Usuario" class="error-formulario"&gt;&lt;/span&gt;</w:t>
            </w:r>
          </w:p>
          <w:p w14:paraId="6A2E79B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&lt;label asp-for="Clave"&gt;Contraseña&lt;/label&gt;</w:t>
            </w:r>
          </w:p>
          <w:p w14:paraId="1400D30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&lt;input asp-for="Clave" autocomplete="current-password" class="campo" /&gt;</w:t>
            </w:r>
          </w:p>
          <w:p w14:paraId="7EAD649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 asp-validation-for="Clave" class="error-formulario"&gt;&lt;/span&gt;</w:t>
            </w:r>
          </w:p>
          <w:p w14:paraId="5CF846D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&lt;button class="boton boton-principal" type="submit"&gt;Iniciar sesión&lt;/button&gt;</w:t>
            </w:r>
          </w:p>
          <w:p w14:paraId="3BC2DEF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&lt;/form&gt;</w:t>
            </w:r>
          </w:p>
        </w:tc>
      </w:tr>
    </w:tbl>
    <w:p w14:paraId="3E53293E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EJECUCIÓN DEL CLIENTE DE WEB</w:t>
      </w:r>
    </w:p>
    <w:p w14:paraId="17620C70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30" w:after="1930" w:line="240" w:lineRule="exact"/>
        <w:jc w:val="center"/>
      </w:pPr>
      <w:bookmarkStart w:id="106" w:name="_ravx3sp74jix" w:colFirst="0" w:colLast="0"/>
      <w:bookmarkEnd w:id="106"/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Login - Cliente web</w:t>
      </w:r>
    </w:p>
    <w:p w14:paraId="2783E128" w14:textId="77777777" w:rsidR="00A64875" w:rsidRDefault="000D7AA2">
      <w:pPr>
        <w:pStyle w:val="Ttulo4"/>
      </w:pPr>
      <w:bookmarkStart w:id="107" w:name="_Toc244043118"/>
      <w:r>
        <w:t>Figura 43. Login - Cliente web</w:t>
      </w:r>
      <w:bookmarkEnd w:id="107"/>
    </w:p>
    <w:p w14:paraId="0961856A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80" w:after="198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web</w:t>
      </w:r>
    </w:p>
    <w:p w14:paraId="7D47EABA" w14:textId="77777777" w:rsidR="00A64875" w:rsidRDefault="000D7AA2">
      <w:pPr>
        <w:pStyle w:val="Ttulo4"/>
      </w:pPr>
      <w:bookmarkStart w:id="108" w:name="_Toc244043119"/>
      <w:r>
        <w:t>Figura 44. Pantalla de Conversiones - Cliente web</w:t>
      </w:r>
      <w:bookmarkEnd w:id="108"/>
    </w:p>
    <w:p w14:paraId="4B04DCC1" w14:textId="77777777" w:rsidR="00A64875" w:rsidRDefault="000D7AA2">
      <w:pPr>
        <w:pStyle w:val="Ttulo2"/>
      </w:pPr>
      <w:bookmarkStart w:id="109" w:name="_Toc244043068"/>
      <w:r>
        <w:t>CLIENTE MÓVIL</w:t>
      </w:r>
      <w:bookmarkEnd w:id="109"/>
    </w:p>
    <w:p w14:paraId="1495A345" w14:textId="77777777" w:rsidR="00A64875" w:rsidRDefault="000D7AA2">
      <w:pPr>
        <w:pStyle w:val="Ttulo3"/>
      </w:pPr>
      <w:bookmarkStart w:id="110" w:name="_Toc244043069"/>
      <w:r>
        <w:t>CREACIÓN DEL PROYECTO</w:t>
      </w:r>
      <w:bookmarkEnd w:id="110"/>
    </w:p>
    <w:p w14:paraId="4BA548A9" w14:textId="77777777" w:rsidR="00A64875" w:rsidRDefault="000D7AA2">
      <w:r>
        <w:t>El cliente móvil utiliza .NET MAUI, XAML y C# con destino net10.0-android. Abre ClienteMovilGR09.csproj en un entorno con la carga MAUI Android y conserva InicializadorMaui.cs y los puntos de entrada de Platforms.</w:t>
      </w:r>
    </w:p>
    <w:p w14:paraId="1EE156E2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838" w:after="1838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Configuración del proyecto - Cliente móvil</w:t>
      </w:r>
    </w:p>
    <w:p w14:paraId="45CEEDA0" w14:textId="77777777" w:rsidR="00A64875" w:rsidRDefault="000D7AA2">
      <w:pPr>
        <w:pStyle w:val="Ttulo4"/>
      </w:pPr>
      <w:bookmarkStart w:id="111" w:name="_Toc244043120"/>
      <w:r>
        <w:t>Figura 45. Configuración del proyecto - Cliente móvil</w:t>
      </w:r>
      <w:bookmarkEnd w:id="111"/>
    </w:p>
    <w:p w14:paraId="2E7EDE94" w14:textId="77777777" w:rsidR="00A64875" w:rsidRDefault="000D7AA2">
      <w:pPr>
        <w:pStyle w:val="Ttulo3"/>
      </w:pPr>
      <w:bookmarkStart w:id="112" w:name="_Toc244043070"/>
      <w:r>
        <w:t>ESTRUCTURA DEL PROYECTO</w:t>
      </w:r>
      <w:bookmarkEnd w:id="112"/>
    </w:p>
    <w:p w14:paraId="542DAA3B" w14:textId="77777777" w:rsidR="00A64875" w:rsidRDefault="000D7AA2">
      <w:r>
        <w:t>Modelos contiene los tipos de sesión y conversión; Vistas define PaginaPrincipal.xaml; ControladorConversor coordina el flujo y Servicios contiene el adaptador ClienteRest.</w:t>
      </w:r>
    </w:p>
    <w:p w14:paraId="76E88ACC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2248" w:after="2248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Estructura del proyecto - Cliente móvil</w:t>
      </w:r>
    </w:p>
    <w:p w14:paraId="5221AD7E" w14:textId="77777777" w:rsidR="00A64875" w:rsidRDefault="000D7AA2">
      <w:pPr>
        <w:pStyle w:val="Ttulo4"/>
      </w:pPr>
      <w:bookmarkStart w:id="113" w:name="_Toc244043121"/>
      <w:r>
        <w:t>Figura 46. Estructura del proyecto - Cliente móvil</w:t>
      </w:r>
      <w:bookmarkEnd w:id="113"/>
    </w:p>
    <w:p w14:paraId="71099E80" w14:textId="77777777" w:rsidR="00A64875" w:rsidRDefault="000D7AA2">
      <w:pPr>
        <w:pStyle w:val="Ttulo2"/>
      </w:pPr>
      <w:bookmarkStart w:id="114" w:name="_Toc244043071"/>
      <w:r>
        <w:t>CODIFICACIÓN DEL PROYECTO CLIENTE MÓVIL</w:t>
      </w:r>
      <w:bookmarkEnd w:id="114"/>
    </w:p>
    <w:p w14:paraId="19128BA4" w14:textId="77777777" w:rsidR="00A64875" w:rsidRDefault="000D7AA2">
      <w:pPr>
        <w:pStyle w:val="Ttulo3"/>
      </w:pPr>
      <w:bookmarkStart w:id="115" w:name="_Toc244043072"/>
      <w:r>
        <w:t>CREACIÓN DE MODELOS</w:t>
      </w:r>
      <w:bookmarkEnd w:id="115"/>
    </w:p>
    <w:p w14:paraId="7783BEDC" w14:textId="77777777" w:rsidR="00A64875" w:rsidRDefault="000D7AA2">
      <w:r>
        <w:t>ModelosRest.cs define los tipos utilizados por el móvil. La sesión se mantiene en memoria del cliente y el controlador comprueba su estado antes de convertir.</w:t>
      </w:r>
    </w:p>
    <w:p w14:paraId="143DE52D" w14:textId="77777777" w:rsidR="00A64875" w:rsidRDefault="000D7AA2">
      <w:r>
        <w:t>ClienteRest utiliza HttpClient y System.Text.Json. El controlador conserva el token y solicita el catálogo y las conversiones HTTP/JSON. Revisa la URL del anfitrión para el emulador y el puerto 19082.</w:t>
      </w:r>
    </w:p>
    <w:p w14:paraId="258DAE84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192" w:after="1192" w:line="240" w:lineRule="exact"/>
        <w:jc w:val="center"/>
      </w:pPr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ModelosRest.cs - Cliente móvil</w:t>
      </w:r>
    </w:p>
    <w:p w14:paraId="476CB626" w14:textId="77777777" w:rsidR="00A64875" w:rsidRDefault="000D7AA2">
      <w:pPr>
        <w:pStyle w:val="Ttulo4"/>
      </w:pPr>
      <w:bookmarkStart w:id="116" w:name="_Toc244043122"/>
      <w:r>
        <w:t>Figura 47. ModelosRest.cs - Cliente móvil</w:t>
      </w:r>
      <w:bookmarkEnd w:id="116"/>
    </w:p>
    <w:p w14:paraId="3094B27D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CONTROLADORES</w:t>
      </w:r>
    </w:p>
    <w:p w14:paraId="5390215A" w14:textId="77777777" w:rsidR="00A64875" w:rsidRDefault="000D7AA2">
      <w:pPr>
        <w:rPr>
          <w:i/>
          <w:iCs/>
        </w:rPr>
      </w:pPr>
      <w:r>
        <w:t>ControladorConversor coordina autenticación, catálogo y conversión mediante ClienteRest. Al cerrar sesión solicita la revocación del token y borra el estado local.</w:t>
      </w:r>
    </w:p>
    <w:p w14:paraId="5B5C5F86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ControladorConversor.cs - Cliente móvil</w:t>
      </w:r>
    </w:p>
    <w:p w14:paraId="01C96BC1" w14:textId="77777777" w:rsidR="00A64875" w:rsidRDefault="000D7AA2">
      <w:pPr>
        <w:pStyle w:val="Ttulo4"/>
      </w:pPr>
      <w:bookmarkStart w:id="117" w:name="_Toc244043123"/>
      <w:r>
        <w:t>Figura 48. ControladorConversor.cs - Cliente móvil</w:t>
      </w:r>
      <w:bookmarkEnd w:id="117"/>
    </w:p>
    <w:p w14:paraId="273776F3" w14:textId="77777777" w:rsidR="00A64875" w:rsidRDefault="000D7AA2">
      <w:pPr>
        <w:pStyle w:val="Ttulo5"/>
      </w:pPr>
      <w:bookmarkStart w:id="118" w:name="_Toc244043144"/>
      <w:r>
        <w:t>Tabla 18. ModelosRest.cs - Cliente móvil</w:t>
      </w:r>
      <w:bookmarkEnd w:id="118"/>
    </w:p>
    <w:tbl>
      <w:tblPr>
        <w:tblStyle w:val="a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4828EC7" w14:textId="77777777">
        <w:tc>
          <w:tcPr>
            <w:tcW w:w="8494" w:type="dxa"/>
            <w:shd w:val="clear" w:color="auto" w:fill="D9D9D9"/>
          </w:tcPr>
          <w:p w14:paraId="15DB05B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ClienteMovilGR09.Modelos;</w:t>
            </w:r>
          </w:p>
          <w:p w14:paraId="0E775297" w14:textId="77777777" w:rsidR="00B65A91" w:rsidRDefault="00B65A91">
            <w:pPr>
              <w:spacing w:line="180" w:lineRule="auto"/>
            </w:pPr>
          </w:p>
          <w:p w14:paraId="12A8302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</w:t>
            </w:r>
            <w:r>
              <w:rPr>
                <w:rFonts w:ascii="Consolas" w:hAnsi="Consolas" w:cs="Consolas"/>
                <w:sz w:val="16"/>
              </w:rPr>
              <w:t>led record SolicitudInicioSesion(string Usuario, string Clave);</w:t>
            </w:r>
          </w:p>
          <w:p w14:paraId="594C95C5" w14:textId="77777777" w:rsidR="00B65A91" w:rsidRDefault="00B65A91">
            <w:pPr>
              <w:spacing w:line="180" w:lineRule="auto"/>
            </w:pPr>
          </w:p>
          <w:p w14:paraId="6A1A909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TokenRespuesta(</w:t>
            </w:r>
          </w:p>
          <w:p w14:paraId="1829CB8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16717EE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Token,</w:t>
            </w:r>
          </w:p>
          <w:p w14:paraId="1B1EA96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Tipo,</w:t>
            </w:r>
          </w:p>
          <w:p w14:paraId="0256B35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Usuario,</w:t>
            </w:r>
          </w:p>
          <w:p w14:paraId="5329A91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long ExpiraEnSegundos,</w:t>
            </w:r>
          </w:p>
          <w:p w14:paraId="004833C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6CF6CC54" w14:textId="77777777" w:rsidR="00B65A91" w:rsidRDefault="00B65A91">
            <w:pPr>
              <w:spacing w:line="180" w:lineRule="auto"/>
            </w:pPr>
          </w:p>
          <w:p w14:paraId="5309A2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ConversionSolicitud(double Valor, string UnidadOrigen, string UnidadDestino);</w:t>
            </w:r>
          </w:p>
          <w:p w14:paraId="33AA58F7" w14:textId="77777777" w:rsidR="00B65A91" w:rsidRDefault="00B65A91">
            <w:pPr>
              <w:spacing w:line="180" w:lineRule="auto"/>
            </w:pPr>
          </w:p>
          <w:p w14:paraId="2923DC3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ConversionRespuesta(</w:t>
            </w:r>
          </w:p>
          <w:p w14:paraId="5FC4E83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200CD6C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Magnitud,</w:t>
            </w:r>
          </w:p>
          <w:p w14:paraId="2798598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double Valor,</w:t>
            </w:r>
          </w:p>
          <w:p w14:paraId="1AAE48B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UnidadOrigen,</w:t>
            </w:r>
          </w:p>
          <w:p w14:paraId="2B2927D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UnidadDestino,</w:t>
            </w:r>
          </w:p>
          <w:p w14:paraId="64EA514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doub</w:t>
            </w:r>
            <w:r>
              <w:rPr>
                <w:rFonts w:ascii="Consolas" w:hAnsi="Consolas" w:cs="Consolas"/>
                <w:sz w:val="16"/>
              </w:rPr>
              <w:t>le Resultado,</w:t>
            </w:r>
          </w:p>
          <w:p w14:paraId="0C3BDE8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6FD52940" w14:textId="77777777" w:rsidR="00B65A91" w:rsidRDefault="00B65A91">
            <w:pPr>
              <w:spacing w:line="180" w:lineRule="auto"/>
            </w:pPr>
          </w:p>
          <w:p w14:paraId="5F9C634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CatalogoRespuesta(</w:t>
            </w:r>
          </w:p>
          <w:p w14:paraId="0D996B5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51B7CC8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Dictionary&lt;string, List&lt;string&gt;&gt; Magnitudes,</w:t>
            </w:r>
          </w:p>
          <w:p w14:paraId="132F6FA1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Mensaje);</w:t>
            </w:r>
          </w:p>
          <w:p w14:paraId="1DDA39A0" w14:textId="77777777" w:rsidR="00B65A91" w:rsidRDefault="00B65A91">
            <w:pPr>
              <w:spacing w:line="180" w:lineRule="auto"/>
            </w:pPr>
          </w:p>
          <w:p w14:paraId="57E16333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ErrorRespuesta(</w:t>
            </w:r>
          </w:p>
          <w:p w14:paraId="7CA77E9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bool Exito,</w:t>
            </w:r>
          </w:p>
          <w:p w14:paraId="40AFF8E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int Codigo,</w:t>
            </w:r>
          </w:p>
          <w:p w14:paraId="39ECFA4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Error,</w:t>
            </w:r>
          </w:p>
          <w:p w14:paraId="534B5F3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Mensaje,</w:t>
            </w:r>
          </w:p>
          <w:p w14:paraId="0D91D6B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string Ruta,</w:t>
            </w:r>
          </w:p>
          <w:p w14:paraId="2EE71AB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DateTimeOffset Timestamp);</w:t>
            </w:r>
          </w:p>
          <w:p w14:paraId="72F908CA" w14:textId="77777777" w:rsidR="00B65A91" w:rsidRDefault="00B65A91">
            <w:pPr>
              <w:spacing w:line="180" w:lineRule="auto"/>
            </w:pPr>
          </w:p>
          <w:p w14:paraId="56D3289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record RespuestaOperacion(bool Exito, string Mensaje);</w:t>
            </w:r>
          </w:p>
          <w:p w14:paraId="7DC80DD3" w14:textId="77777777" w:rsidR="00B65A91" w:rsidRDefault="00B65A91">
            <w:pPr>
              <w:spacing w:line="180" w:lineRule="auto"/>
            </w:pPr>
          </w:p>
          <w:p w14:paraId="7EC75EF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ExcepcionServicio(int codigo, string mensaje) : InvalidOperationException(mensaje)</w:t>
            </w:r>
          </w:p>
          <w:p w14:paraId="4193521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4BC1424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</w:t>
            </w:r>
            <w:r>
              <w:rPr>
                <w:rFonts w:ascii="Consolas" w:hAnsi="Consolas" w:cs="Consolas"/>
                <w:sz w:val="16"/>
              </w:rPr>
              <w:t>nt Codigo { get; } = codigo;</w:t>
            </w:r>
          </w:p>
          <w:p w14:paraId="501781C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  <w:p w14:paraId="30DB1BD8" w14:textId="77777777" w:rsidR="00B65A91" w:rsidRDefault="00B65A91">
            <w:pPr>
              <w:spacing w:line="180" w:lineRule="auto"/>
            </w:pPr>
          </w:p>
          <w:p w14:paraId="60C7F1C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EstadoCliente</w:t>
            </w:r>
          </w:p>
          <w:p w14:paraId="7194387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5E47E64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string? Token { get; set; }</w:t>
            </w:r>
          </w:p>
          <w:p w14:paraId="075A2E1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Usuario { get; set; } = "";</w:t>
            </w:r>
          </w:p>
          <w:p w14:paraId="29A75C0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6FAC2309" w14:textId="77777777" w:rsidR="00A64875" w:rsidRDefault="000D7AA2">
      <w:pPr>
        <w:pStyle w:val="Ttulo5"/>
      </w:pPr>
      <w:bookmarkStart w:id="119" w:name="_Toc244043145"/>
      <w:r>
        <w:lastRenderedPageBreak/>
        <w:t>Tabla 19. ControladorConversor.cs - Cliente móvil</w:t>
      </w:r>
      <w:bookmarkEnd w:id="119"/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31298B3" w14:textId="77777777">
        <w:tc>
          <w:tcPr>
            <w:tcW w:w="8494" w:type="dxa"/>
            <w:shd w:val="clear" w:color="auto" w:fill="D9D9D9"/>
          </w:tcPr>
          <w:p w14:paraId="39C8F9B2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ClienteMovilGR09.Modelos;</w:t>
            </w:r>
          </w:p>
          <w:p w14:paraId="6E1FEB0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using ClienteMovilGR09.Servicios;</w:t>
            </w:r>
          </w:p>
          <w:p w14:paraId="5987F1FC" w14:textId="77777777" w:rsidR="00B65A91" w:rsidRDefault="00B65A91">
            <w:pPr>
              <w:spacing w:line="180" w:lineRule="auto"/>
            </w:pPr>
          </w:p>
          <w:p w14:paraId="4F5B425D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namespace ClienteMovilGR09.Controladores;</w:t>
            </w:r>
          </w:p>
          <w:p w14:paraId="7B0DC040" w14:textId="77777777" w:rsidR="00B65A91" w:rsidRDefault="00B65A91">
            <w:pPr>
              <w:spacing w:line="180" w:lineRule="auto"/>
            </w:pPr>
          </w:p>
          <w:p w14:paraId="5995489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public sealed class ControladorConversor(ClienteRest servicio)</w:t>
            </w:r>
          </w:p>
          <w:p w14:paraId="4F0FA87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 w14:paraId="26BFD47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readonly EstadoCliente _estado = new();</w:t>
            </w:r>
          </w:p>
          <w:p w14:paraId="2846F29C" w14:textId="77777777" w:rsidR="00B65A91" w:rsidRDefault="00B65A91">
            <w:pPr>
              <w:spacing w:line="180" w:lineRule="auto"/>
            </w:pPr>
          </w:p>
          <w:p w14:paraId="44D61D8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async Task&lt;TokenR</w:t>
            </w:r>
            <w:r>
              <w:rPr>
                <w:rFonts w:ascii="Consolas" w:hAnsi="Consolas" w:cs="Consolas"/>
                <w:sz w:val="16"/>
              </w:rPr>
              <w:t>espuesta&gt; IniciarSesionAsync(string usuario, string clave)</w:t>
            </w:r>
          </w:p>
          <w:p w14:paraId="6538334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381476E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respuesta = await servicio.IniciarSesionAsync(new SolicitudInicioSesion(usuario, clave));</w:t>
            </w:r>
          </w:p>
          <w:p w14:paraId="0422274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_estado.Token = respuesta.Token;</w:t>
            </w:r>
          </w:p>
          <w:p w14:paraId="2D4A9555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_estado.Usuario = respuesta.Usuario;</w:t>
            </w:r>
          </w:p>
          <w:p w14:paraId="214FA7F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</w:t>
            </w:r>
            <w:r>
              <w:rPr>
                <w:rFonts w:ascii="Consolas" w:hAnsi="Consolas" w:cs="Consolas"/>
                <w:sz w:val="16"/>
              </w:rPr>
              <w:t xml:space="preserve">     return respuesta;</w:t>
            </w:r>
          </w:p>
          <w:p w14:paraId="07EC3AA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0C93C74F" w14:textId="77777777" w:rsidR="00B65A91" w:rsidRDefault="00B65A91">
            <w:pPr>
              <w:spacing w:line="180" w:lineRule="auto"/>
            </w:pPr>
          </w:p>
          <w:p w14:paraId="1C51C79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Task&lt;CatalogoRespuesta&gt; ObtenerCatalogoAsync() =&gt; servicio.ObtenerCatalogoAsync();</w:t>
            </w:r>
          </w:p>
          <w:p w14:paraId="0863A86E" w14:textId="77777777" w:rsidR="00B65A91" w:rsidRDefault="00B65A91">
            <w:pPr>
              <w:spacing w:line="180" w:lineRule="auto"/>
            </w:pPr>
          </w:p>
          <w:p w14:paraId="724147F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Task&lt;ConversionRespuesta&gt; ConvertirAsync(</w:t>
            </w:r>
          </w:p>
          <w:p w14:paraId="4D73D8C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magnitud,</w:t>
            </w:r>
          </w:p>
          <w:p w14:paraId="70502DB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valor,</w:t>
            </w:r>
          </w:p>
          <w:p w14:paraId="4EF6ED7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origen,</w:t>
            </w:r>
          </w:p>
          <w:p w14:paraId="7200F7B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destino) =&gt;</w:t>
            </w:r>
          </w:p>
          <w:p w14:paraId="2A2C59F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servicio.ConvertirAsync(</w:t>
            </w:r>
          </w:p>
          <w:p w14:paraId="0283FF9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magnitud,</w:t>
            </w:r>
          </w:p>
          <w:p w14:paraId="1CF234A8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new ConversionSolicitud(valor, origen, destino),</w:t>
            </w:r>
          </w:p>
          <w:p w14:paraId="12DAC5DC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_estado.Token ?? throw new InvalidOperationException("Inicie sesión antes de c</w:t>
            </w:r>
            <w:r>
              <w:rPr>
                <w:rFonts w:ascii="Consolas" w:hAnsi="Consolas" w:cs="Consolas"/>
                <w:sz w:val="16"/>
              </w:rPr>
              <w:t>onvertir."));</w:t>
            </w:r>
          </w:p>
          <w:p w14:paraId="6DE55592" w14:textId="77777777" w:rsidR="00B65A91" w:rsidRDefault="00B65A91">
            <w:pPr>
              <w:spacing w:line="180" w:lineRule="auto"/>
            </w:pPr>
          </w:p>
          <w:p w14:paraId="1210BB4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lastRenderedPageBreak/>
              <w:t xml:space="preserve">    public async Task CerrarSesionAsync()</w:t>
            </w:r>
          </w:p>
          <w:p w14:paraId="26ED4260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{</w:t>
            </w:r>
          </w:p>
          <w:p w14:paraId="77181D76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(_estado.Token is null)</w:t>
            </w:r>
          </w:p>
          <w:p w14:paraId="732F27B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{</w:t>
            </w:r>
          </w:p>
          <w:p w14:paraId="7314387A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 w14:paraId="69C790C9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 w14:paraId="280A6196" w14:textId="77777777" w:rsidR="00B65A91" w:rsidRDefault="00B65A91">
            <w:pPr>
              <w:spacing w:line="180" w:lineRule="auto"/>
            </w:pPr>
          </w:p>
          <w:p w14:paraId="314E86EB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var token = _estado.Token;</w:t>
            </w:r>
          </w:p>
          <w:p w14:paraId="2C9AAD87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_estado.Token = null;</w:t>
            </w:r>
          </w:p>
          <w:p w14:paraId="44FFEACF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await servicio.CerrarSesionAsync(token);</w:t>
            </w:r>
          </w:p>
          <w:p w14:paraId="28DFEE14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 w14:paraId="31BD37CE" w14:textId="77777777" w:rsidR="00B65A91" w:rsidRDefault="00847490">
            <w:pPr>
              <w:spacing w:line="18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 w14:paraId="3B78F414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CREACIÓN DE VISTAS</w:t>
      </w:r>
    </w:p>
    <w:p w14:paraId="2A387012" w14:textId="77777777" w:rsidR="00A64875" w:rsidRDefault="000D7AA2">
      <w:pPr>
        <w:rPr>
          <w:i/>
          <w:iCs/>
        </w:rPr>
      </w:pPr>
      <w:r>
        <w:t>PaginaPrincipal.xaml y su código asociado implementan los controles MAUI. Los eventos recogen datos y actualizan la vista mediante los resultados y errores del controlador.</w:t>
      </w:r>
    </w:p>
    <w:p w14:paraId="52301CFB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Creación de vistas - Cliente móvil</w:t>
      </w:r>
    </w:p>
    <w:p w14:paraId="1AD4BD1A" w14:textId="77777777" w:rsidR="00A64875" w:rsidRDefault="000D7AA2" w:rsidP="00AE0788">
      <w:pPr>
        <w:pStyle w:val="Ttulo4"/>
      </w:pPr>
      <w:bookmarkStart w:id="120" w:name="_Toc244043124"/>
      <w:r>
        <w:t>Figura 49. Creación de vistas - Cliente móvil</w:t>
      </w:r>
      <w:bookmarkEnd w:id="120"/>
    </w:p>
    <w:p w14:paraId="6E6741D8" w14:textId="77777777" w:rsidR="00AE0788" w:rsidRPr="00AE0788" w:rsidRDefault="00AE0788" w:rsidP="00AE0788"/>
    <w:p w14:paraId="0A55EC8A" w14:textId="77777777" w:rsidR="00AE0788" w:rsidDel="00AE0788" w:rsidRDefault="00AE0788" w:rsidP="00AE0788">
      <w:pPr>
        <w:rPr>
          <w:del w:id="121" w:author="Edison Verdesoto" w:date="2026-05-11T20:20:00Z"/>
        </w:rPr>
      </w:pPr>
    </w:p>
    <w:p w14:paraId="1D60215B" w14:textId="77777777" w:rsidR="00AE0788" w:rsidRPr="00AE0788" w:rsidRDefault="000D7AA2" w:rsidP="00AE0788">
      <w:pPr>
        <w:pStyle w:val="Ttulo3"/>
      </w:pPr>
      <w:bookmarkStart w:id="122" w:name="_Toc244043073"/>
      <w:r>
        <w:t>EJECUCIÓN DEL CLIENTE DE MÓVIL</w:t>
      </w:r>
      <w:bookmarkEnd w:id="122"/>
    </w:p>
    <w:p w14:paraId="0BEC74E2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732" w:after="3732" w:line="240" w:lineRule="exact"/>
        <w:jc w:val="center"/>
      </w:pPr>
      <w:r>
        <w:rPr>
          <w:rFonts w:ascii="Arial" w:hAnsi="Arial"/>
          <w:i/>
          <w:color w:val="666666"/>
          <w:sz w:val="18"/>
        </w:rPr>
        <w:t>CAPTURA PENDIENTE</w:t>
      </w:r>
      <w:r>
        <w:rPr>
          <w:rFonts w:ascii="Arial" w:hAnsi="Arial"/>
          <w:i/>
          <w:color w:val="666666"/>
          <w:sz w:val="18"/>
        </w:rPr>
        <w:br/>
        <w:t>Login - Cliente móvil</w:t>
      </w:r>
    </w:p>
    <w:p w14:paraId="094CA6E5" w14:textId="77777777" w:rsidR="00A64875" w:rsidRDefault="000D7AA2">
      <w:pPr>
        <w:pStyle w:val="Ttulo4"/>
      </w:pPr>
      <w:bookmarkStart w:id="123" w:name="_Toc244043125"/>
      <w:r>
        <w:t>Figura 50. Login - Cliente móvil</w:t>
      </w:r>
      <w:bookmarkEnd w:id="123"/>
    </w:p>
    <w:p w14:paraId="5CAB59C9" w14:textId="77777777" w:rsidR="00AE0788" w:rsidRPr="00AE0788" w:rsidRDefault="00AE0788" w:rsidP="00AE0788"/>
    <w:p w14:paraId="34A04F82" w14:textId="77777777" w:rsidR="00A64875" w:rsidRDefault="000D7AA2">
      <w:pPr>
        <w:keepNext/>
        <w:keepLines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871" w:after="3871" w:line="240" w:lineRule="exact"/>
        <w:jc w:val="center"/>
        <w:rPr>
          <w:i/>
          <w:iCs/>
          <w:color w:val="1F497D"/>
          <w:sz w:val="18"/>
          <w:szCs w:val="18"/>
        </w:rPr>
      </w:pPr>
      <w:bookmarkStart w:id="124" w:name="_cdfm1fxggw8g" w:colFirst="0" w:colLast="0"/>
      <w:bookmarkEnd w:id="124"/>
      <w:r>
        <w:rPr>
          <w:rFonts w:ascii="Arial" w:hAnsi="Arial"/>
          <w:i/>
          <w:color w:val="666666"/>
          <w:sz w:val="18"/>
        </w:rPr>
        <w:lastRenderedPageBreak/>
        <w:t>CAPTURA PENDIENTE</w:t>
      </w:r>
      <w:r>
        <w:rPr>
          <w:rFonts w:ascii="Arial" w:hAnsi="Arial"/>
          <w:i/>
          <w:color w:val="666666"/>
          <w:sz w:val="18"/>
        </w:rPr>
        <w:br/>
        <w:t>Pantalla de Conversiones - Cliente móvil</w:t>
      </w:r>
    </w:p>
    <w:p w14:paraId="0516FFC1" w14:textId="77777777" w:rsidR="00A64875" w:rsidRDefault="000D7AA2">
      <w:pPr>
        <w:pStyle w:val="Ttulo4"/>
      </w:pPr>
      <w:bookmarkStart w:id="125" w:name="_Toc244043126"/>
      <w:r>
        <w:t>Figura 51. Pantalla de Conversiones - Cliente móvil</w:t>
      </w:r>
      <w:bookmarkEnd w:id="125"/>
    </w:p>
    <w:p w14:paraId="5E5E3434" w14:textId="77777777" w:rsidR="00A64875" w:rsidRDefault="000D7AA2">
      <w:pPr>
        <w:pStyle w:val="Ttulo3"/>
      </w:pPr>
      <w:bookmarkStart w:id="126" w:name="_Toc244043074"/>
      <w:r>
        <w:t>CONCLUSIONES</w:t>
      </w:r>
      <w:bookmarkEnd w:id="126"/>
    </w:p>
    <w:p w14:paraId="5F05855B" w14:textId="77777777" w:rsidR="00A64875" w:rsidRDefault="000D7AA2">
      <w:pPr>
        <w:numPr>
          <w:ilvl w:val="0"/>
          <w:numId w:val="2"/>
        </w:numPr>
        <w:spacing w:before="0"/>
      </w:pPr>
      <w:r>
        <w:t>La solución RESTFUL .NET integra un servidor y cuatro clientes en C# sobre .NET 10. Se conserva el contrato de cada variante y la separación entre interfaz, controladores y adaptadores.</w:t>
      </w:r>
    </w:p>
    <w:p w14:paraId="71D9E56C" w14:textId="77777777" w:rsidR="00A64875" w:rsidRDefault="000D7AA2">
      <w:pPr>
        <w:numPr>
          <w:ilvl w:val="0"/>
          <w:numId w:val="2"/>
        </w:numPr>
        <w:spacing w:before="0"/>
      </w:pPr>
      <w:r>
        <w:t>Los servicios centralizan validaciones y delegan las fórmulas en implementaciones de IConversor&lt;TUnidad&gt;. Las credenciales, los tokens y los catálogos se mantienen en memoria, sin persistencia.</w:t>
      </w:r>
    </w:p>
    <w:p w14:paraId="4F43599E" w14:textId="77777777" w:rsidR="00A64875" w:rsidRDefault="000D7AA2">
      <w:pPr>
        <w:numPr>
          <w:ilvl w:val="0"/>
          <w:numId w:val="2"/>
        </w:numPr>
        <w:spacing w:before="0"/>
      </w:pPr>
      <w:r>
        <w:t>Consola, WPF, ASP.NET Core MVC y MAUI consumen el mismo servicio de su variante. Cada plataforma conserva sus vistas nativas y sus modelos, controladores y servicios de comunicación.</w:t>
      </w:r>
    </w:p>
    <w:p w14:paraId="65D1E620" w14:textId="77777777" w:rsidR="00A64875" w:rsidRDefault="000D7AA2">
      <w:pPr>
        <w:numPr>
          <w:ilvl w:val="0"/>
          <w:numId w:val="2"/>
        </w:numPr>
        <w:spacing w:before="0"/>
      </w:pPr>
      <w:r>
        <w:t>Las credenciales exactas son Monster / Monster9. El token dura 10 minutos; las conversiones y el cierre de sesión requieren Authorization: Bearer &lt;token&gt; o X-Auth-Token. POST /api/auth/logout revoca el token. La autenticación y los tokens permanecen en memoria.</w:t>
      </w:r>
    </w:p>
    <w:p w14:paraId="407650C3" w14:textId="77777777" w:rsidR="00A64875" w:rsidRDefault="000D7AA2">
      <w:pPr>
        <w:pStyle w:val="Ttulo3"/>
      </w:pPr>
      <w:bookmarkStart w:id="127" w:name="_Toc244043075"/>
      <w:r>
        <w:t>RECOMENDACIONES</w:t>
      </w:r>
      <w:bookmarkEnd w:id="127"/>
    </w:p>
    <w:p w14:paraId="16051B57" w14:textId="77777777" w:rsidR="00A64875" w:rsidRDefault="000D7AA2">
      <w:pPr>
        <w:numPr>
          <w:ilvl w:val="0"/>
          <w:numId w:val="3"/>
        </w:numPr>
        <w:spacing w:before="0" w:after="0"/>
      </w:pPr>
      <w:r>
        <w:t>Mantener las responsabilidades MVC y conservar la interfaz IConversor&lt;TUnidad&gt; cuando se amplíen las conversiones. Sincronizar modelos, unidades y errores entre el servidor y los cuatro clientes.</w:t>
      </w:r>
    </w:p>
    <w:p w14:paraId="5CF68B8E" w14:textId="77777777" w:rsidR="00A64875" w:rsidRDefault="000D7AA2">
      <w:pPr>
        <w:numPr>
          <w:ilvl w:val="0"/>
          <w:numId w:val="3"/>
        </w:numPr>
        <w:spacing w:before="0" w:after="0"/>
      </w:pPr>
      <w:r>
        <w:t>Presentar los errores del servicio de forma comprensible en cada cliente y conservar los códigos HTTP y mensajes JSON que facilitan el diagnóstico.</w:t>
      </w:r>
    </w:p>
    <w:p w14:paraId="7954B434" w14:textId="77777777" w:rsidR="00A64875" w:rsidRDefault="000D7AA2">
      <w:pPr>
        <w:numPr>
          <w:ilvl w:val="0"/>
          <w:numId w:val="3"/>
        </w:numPr>
        <w:spacing w:before="0" w:after="0"/>
      </w:pPr>
      <w:r>
        <w:t>Revisar la expiración del token y solicitar un nuevo inicio de sesión cuando corresponda. Mantener las validaciones de valores finitos, unidades admitidas y masa no negativa.</w:t>
      </w:r>
    </w:p>
    <w:p w14:paraId="41922521" w14:textId="77777777" w:rsidR="00A64875" w:rsidRDefault="000D7AA2">
      <w:pPr>
        <w:numPr>
          <w:ilvl w:val="0"/>
          <w:numId w:val="3"/>
        </w:numPr>
        <w:spacing w:before="0" w:after="0"/>
      </w:pPr>
      <w:r>
        <w:t>Mantener registros de solicitudes y errores sin guardar contraseñas ni tokens completos. Identificar el componente y la operación en cada mensaje de diagnóstico.</w:t>
      </w:r>
    </w:p>
    <w:p w14:paraId="1EA72EBE" w14:textId="77777777" w:rsidR="00A64875" w:rsidRDefault="000D7AA2">
      <w:pPr>
        <w:numPr>
          <w:ilvl w:val="0"/>
          <w:numId w:val="3"/>
        </w:numPr>
        <w:spacing w:before="0" w:after="0"/>
      </w:pPr>
      <w:r>
        <w:lastRenderedPageBreak/>
        <w:t>Conservar el catálogo de unidades y las fórmulas centralizados. Revisar el impacto de cualquier ampliación antes de modificar clientes o contratos.</w:t>
      </w:r>
    </w:p>
    <w:p w14:paraId="0EB8FB01" w14:textId="77777777" w:rsidR="00A64875" w:rsidRDefault="000D7AA2">
      <w:pPr>
        <w:numPr>
          <w:ilvl w:val="0"/>
          <w:numId w:val="3"/>
        </w:numPr>
        <w:spacing w:before="0" w:after="0"/>
      </w:pPr>
      <w:r>
        <w:t>Antes de modificar fórmulas, comprobar conversiones conocidas y recorridos de ida y vuelta. Mantener evidencias de entradas, unidades, resultados y errores esperados.</w:t>
      </w:r>
    </w:p>
    <w:p w14:paraId="69820FE1" w14:textId="77777777" w:rsidR="00A64875" w:rsidRDefault="000D7AA2">
      <w:pPr>
        <w:numPr>
          <w:ilvl w:val="0"/>
          <w:numId w:val="3"/>
        </w:numPr>
        <w:spacing w:before="0" w:after="0"/>
      </w:pPr>
      <w:r>
        <w:t>Completar los espacios de captura con imágenes legibles del entorno y de cada cliente. Las pantallas equivalentes deben conservar una identidad visual coherente.</w:t>
      </w:r>
    </w:p>
    <w:p w14:paraId="3DA8259F" w14:textId="77777777" w:rsidR="00A64875" w:rsidRDefault="000D7AA2">
      <w:pPr>
        <w:numPr>
          <w:ilvl w:val="0"/>
          <w:numId w:val="3"/>
        </w:numPr>
        <w:spacing w:before="0" w:after="0"/>
      </w:pPr>
      <w:r>
        <w:t>Mantener documentados OpenAPI, las rutas /api, los modelos JSON y el encabezado de autenticación. Revisar la documentación cuando cambie el contrato REST.</w:t>
      </w:r>
    </w:p>
    <w:sectPr w:rsidR="00A64875" w:rsidSect="00735E2A">
      <w:type w:val="continuous"/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25941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6A112AD7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C40FF5E-2AEC-4B4D-B638-41FD5E972B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4626A3-4312-4639-9F4F-9C5B881232E1}"/>
    <w:embedBold r:id="rId3" w:fontKey="{33278FF3-78DA-44BD-8728-BD1224B61A4D}"/>
    <w:embedItalic r:id="rId4" w:fontKey="{5FE44C4F-73B6-4577-804E-6067208653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28206F-2C90-48EF-B676-5C74B1193132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7B1F98E0-C0C0-4774-AA74-B147FE195D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C15A948-8F8C-43A7-9A85-9A2B314E91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BDF5B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847490">
      <w:fldChar w:fldCharType="separate"/>
    </w:r>
    <w:r>
      <w:fldChar w:fldCharType="end"/>
    </w:r>
  </w:p>
  <w:p w14:paraId="03549B2D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5368A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 w:rsidR="00847490">
      <w:fldChar w:fldCharType="separate"/>
    </w:r>
    <w:r>
      <w:fldChar w:fldCharType="end"/>
    </w:r>
  </w:p>
  <w:p w14:paraId="3C19F5CB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3AAF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E0788">
      <w:rPr>
        <w:noProof/>
      </w:rPr>
      <w:t>1</w:t>
    </w:r>
    <w:r>
      <w:fldChar w:fldCharType="end"/>
    </w:r>
  </w:p>
  <w:p w14:paraId="1FE80F16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CB60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5D092EE8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ison Verdesoto">
    <w15:presenceInfo w15:providerId="Windows Live" w15:userId="e4c28866c66a02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D7AA2"/>
    <w:rsid w:val="00234577"/>
    <w:rsid w:val="002C6D21"/>
    <w:rsid w:val="003064F7"/>
    <w:rsid w:val="003C6734"/>
    <w:rsid w:val="005945E3"/>
    <w:rsid w:val="00735E2A"/>
    <w:rsid w:val="00847490"/>
    <w:rsid w:val="008D5A0F"/>
    <w:rsid w:val="009E6FEE"/>
    <w:rsid w:val="00A64875"/>
    <w:rsid w:val="00AB39A6"/>
    <w:rsid w:val="00AE0788"/>
    <w:rsid w:val="00B65A91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AA7E"/>
  <w15:docId w15:val="{6CE0BC73-196A-412D-88D9-45EAA2FF6E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  <w:style w:type="paragraph" w:styleId="TDC1">
    <w:name w:val="toc 1"/>
    <w:basedOn w:val="Normal"/>
    <w:next w:val="Normal"/>
    <w:autoRedefine/>
    <w:uiPriority w:val="39"/>
    <w:unhideWhenUsed/>
    <w:rsid w:val="008474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4749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4749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474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50</Pages>
  <Words>6797</Words>
  <Characters>50917</Characters>
  <Application>Microsoft Office Word</Application>
  <DocSecurity>0</DocSecurity>
  <Lines>1591</Lines>
  <Paragraphs>1374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RESTFUL .NET SINBDD GR09</dc:title>
  <dc:creator>GRUPO 09</dc:creator>
  <cp:lastModifiedBy>GRUPO 09</cp:lastModifiedBy>
  <cp:revision>13</cp:revision>
  <dcterms:created xsi:type="dcterms:W3CDTF">2026-10-28T06:21:53Z</dcterms:created>
  <dcterms:modified xsi:type="dcterms:W3CDTF">2026-10-28T06:21:53Z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